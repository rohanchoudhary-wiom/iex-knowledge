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d6e4f0"/>
          <w:sz w:val="88"/>
          <w:szCs w:val="88"/>
        </w:rPr>
      </w:pPr>
      <w:r w:rsidDel="00000000" w:rsidR="00000000" w:rsidRPr="00000000">
        <w:rPr>
          <w:rtl w:val="0"/>
        </w:rPr>
        <w:br w:type="textWrapping"/>
        <w:br w:type="textWrapping"/>
        <w:br w:type="textWrapping"/>
        <w:br w:type="textWrapping"/>
      </w:r>
      <w:r w:rsidDel="00000000" w:rsidR="00000000" w:rsidRPr="00000000">
        <w:rPr>
          <w:color w:val="2e75b6"/>
          <w:sz w:val="40"/>
          <w:szCs w:val="40"/>
          <w:rtl w:val="0"/>
        </w:rPr>
        <w:t xml:space="preserve">IX</w:t>
      </w:r>
      <w:r w:rsidDel="00000000" w:rsidR="00000000" w:rsidRPr="00000000">
        <w:rPr>
          <w:rtl w:val="0"/>
        </w:rPr>
      </w:r>
    </w:p>
    <w:p w:rsidR="00000000" w:rsidDel="00000000" w:rsidP="00000000" w:rsidRDefault="00000000" w:rsidRPr="00000000" w14:paraId="00000002">
      <w:pPr>
        <w:spacing w:after="240" w:before="240" w:lineRule="auto"/>
        <w:jc w:val="center"/>
        <w:rPr>
          <w:color w:val="2e75b6"/>
          <w:sz w:val="40"/>
          <w:szCs w:val="40"/>
        </w:rPr>
      </w:pPr>
      <w:r w:rsidDel="00000000" w:rsidR="00000000" w:rsidRPr="00000000">
        <w:rPr>
          <w:color w:val="2e75b6"/>
          <w:sz w:val="40"/>
          <w:szCs w:val="40"/>
          <w:rtl w:val="0"/>
        </w:rPr>
        <w:t xml:space="preserve">Data Documentation</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color w:val="2e75b6"/>
          <w:sz w:val="24"/>
          <w:szCs w:val="24"/>
        </w:rPr>
      </w:pPr>
      <w:r w:rsidDel="00000000" w:rsidR="00000000" w:rsidRPr="00000000">
        <w:rPr>
          <w:color w:val="2e75b6"/>
          <w:sz w:val="24"/>
          <w:szCs w:val="24"/>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jc w:val="center"/>
        <w:rPr>
          <w:b w:val="1"/>
          <w:bCs w:val="1"/>
          <w:color w:val="262626"/>
          <w:sz w:val="24"/>
          <w:szCs w:val="24"/>
        </w:rPr>
      </w:pPr>
      <w:r w:rsidDel="00000000" w:rsidR="00000000" w:rsidRPr="00000000">
        <w:rPr>
          <w:b w:val="1"/>
          <w:bCs w:val="1"/>
          <w:color w:val="262626"/>
          <w:sz w:val="24"/>
          <w:szCs w:val="24"/>
          <w:rtl w:val="0"/>
        </w:rPr>
        <w:t xml:space="preserve">Tables Documented:</w:t>
      </w:r>
    </w:p>
    <w:p w:rsidR="00000000" w:rsidDel="00000000" w:rsidP="00000000" w:rsidRDefault="00000000" w:rsidRPr="00000000" w14:paraId="00000007">
      <w:pPr>
        <w:spacing w:after="240" w:before="240" w:lineRule="auto"/>
        <w:jc w:val="center"/>
        <w:rPr>
          <w:i w:val="1"/>
          <w:iCs w:val="1"/>
          <w:color w:val="2e75b6"/>
          <w:sz w:val="20"/>
          <w:szCs w:val="20"/>
        </w:rPr>
      </w:pPr>
      <w:r w:rsidDel="00000000" w:rsidR="00000000" w:rsidRPr="00000000">
        <w:rPr>
          <w:i w:val="1"/>
          <w:iCs w:val="1"/>
          <w:color w:val="2e75b6"/>
          <w:sz w:val="20"/>
          <w:szCs w:val="20"/>
          <w:rtl w:val="0"/>
        </w:rPr>
        <w:t xml:space="preserve">PROD_DB.S3.ROUTER_PING_HOURLY_DATA</w:t>
      </w:r>
    </w:p>
    <w:p w:rsidR="00000000" w:rsidDel="00000000" w:rsidP="00000000" w:rsidRDefault="00000000" w:rsidRPr="00000000" w14:paraId="00000008">
      <w:pPr>
        <w:spacing w:after="240" w:before="240" w:lineRule="auto"/>
        <w:jc w:val="center"/>
        <w:rPr>
          <w:i w:val="1"/>
          <w:iCs w:val="1"/>
          <w:color w:val="2e75b6"/>
          <w:sz w:val="20"/>
          <w:szCs w:val="20"/>
        </w:rPr>
      </w:pPr>
      <w:r w:rsidDel="00000000" w:rsidR="00000000" w:rsidRPr="00000000">
        <w:rPr>
          <w:i w:val="1"/>
          <w:iCs w:val="1"/>
          <w:color w:val="2e75b6"/>
          <w:sz w:val="20"/>
          <w:szCs w:val="20"/>
          <w:rtl w:val="0"/>
        </w:rPr>
        <w:t xml:space="preserve">PROD_DB.PUBLIC.HOURLY_DEVICE_PING_INFLUX</w:t>
      </w:r>
    </w:p>
    <w:p w:rsidR="00000000" w:rsidDel="00000000" w:rsidP="00000000" w:rsidRDefault="00000000" w:rsidRPr="00000000" w14:paraId="00000009">
      <w:pPr>
        <w:spacing w:after="240" w:before="240" w:lineRule="auto"/>
        <w:jc w:val="center"/>
        <w:rPr>
          <w:i w:val="1"/>
          <w:iCs w:val="1"/>
          <w:color w:val="2e75b6"/>
          <w:sz w:val="20"/>
          <w:szCs w:val="20"/>
        </w:rPr>
      </w:pPr>
      <w:r w:rsidDel="00000000" w:rsidR="00000000" w:rsidRPr="00000000">
        <w:rPr>
          <w:i w:val="1"/>
          <w:iCs w:val="1"/>
          <w:color w:val="2e75b6"/>
          <w:sz w:val="20"/>
          <w:szCs w:val="20"/>
          <w:rtl w:val="0"/>
        </w:rPr>
        <w:t xml:space="preserve">PROD_DB.DBT.HOURLY_USAGE_PRORATED</w:t>
      </w:r>
    </w:p>
    <w:p w:rsidR="00000000" w:rsidDel="00000000" w:rsidP="00000000" w:rsidRDefault="00000000" w:rsidRPr="00000000" w14:paraId="0000000A">
      <w:pPr>
        <w:spacing w:after="240" w:before="240" w:lineRule="auto"/>
        <w:jc w:val="center"/>
        <w:rPr>
          <w:i w:val="1"/>
          <w:iCs w:val="1"/>
          <w:color w:val="2e75b6"/>
          <w:sz w:val="20"/>
          <w:szCs w:val="20"/>
        </w:rPr>
      </w:pPr>
      <w:r w:rsidDel="00000000" w:rsidR="00000000" w:rsidRPr="00000000">
        <w:rPr>
          <w:i w:val="1"/>
          <w:iCs w:val="1"/>
          <w:color w:val="2e75b6"/>
          <w:sz w:val="20"/>
          <w:szCs w:val="20"/>
          <w:rtl w:val="0"/>
        </w:rPr>
        <w:t xml:space="preserve">PROD_DB.DBT.DAILY_DATA_USAGE</w:t>
      </w:r>
    </w:p>
    <w:p w:rsidR="00000000" w:rsidDel="00000000" w:rsidP="00000000" w:rsidRDefault="00000000" w:rsidRPr="00000000" w14:paraId="0000000B">
      <w:pPr>
        <w:spacing w:after="240" w:before="240" w:lineRule="auto"/>
        <w:jc w:val="center"/>
        <w:rPr>
          <w:i w:val="1"/>
          <w:iCs w:val="1"/>
          <w:color w:val="2e75b6"/>
          <w:sz w:val="20"/>
          <w:szCs w:val="20"/>
        </w:rPr>
      </w:pPr>
      <w:r w:rsidDel="00000000" w:rsidR="00000000" w:rsidRPr="00000000">
        <w:rPr>
          <w:i w:val="1"/>
          <w:iCs w:val="1"/>
          <w:color w:val="2e75b6"/>
          <w:sz w:val="20"/>
          <w:szCs w:val="20"/>
          <w:rtl w:val="0"/>
        </w:rPr>
        <w:t xml:space="preserve">PROD_DB.BUSINESS_EFFICIENCY_ROUTER_OUTAGE_DETECTION_PUBLIC.incidents</w:t>
      </w:r>
    </w:p>
    <w:p w:rsidR="00000000" w:rsidDel="00000000" w:rsidP="00000000" w:rsidRDefault="00000000" w:rsidRPr="00000000" w14:paraId="0000000C">
      <w:pPr>
        <w:spacing w:after="240" w:before="240" w:lineRule="auto"/>
        <w:jc w:val="center"/>
        <w:rPr>
          <w:i w:val="1"/>
          <w:iCs w:val="1"/>
          <w:color w:val="2e75b6"/>
          <w:sz w:val="20"/>
          <w:szCs w:val="20"/>
        </w:rPr>
      </w:pPr>
      <w:r w:rsidDel="00000000" w:rsidR="00000000" w:rsidRPr="00000000">
        <w:rPr>
          <w:i w:val="1"/>
          <w:iCs w:val="1"/>
          <w:color w:val="2e75b6"/>
          <w:sz w:val="20"/>
          <w:szCs w:val="20"/>
          <w:rtl w:val="0"/>
        </w:rPr>
        <w:t xml:space="preserve">PROD_DB.BUSINESS_EFFICIENCY_ROUTER_OUTAGE_DETECTION_PUBLIC.incident_impacted_device</w:t>
      </w:r>
    </w:p>
    <w:p w:rsidR="00000000" w:rsidDel="00000000" w:rsidP="00000000" w:rsidRDefault="00000000" w:rsidRPr="00000000" w14:paraId="0000000D">
      <w:pPr>
        <w:spacing w:after="240" w:before="240" w:lineRule="auto"/>
        <w:jc w:val="center"/>
        <w:rPr>
          <w:i w:val="1"/>
          <w:iCs w:val="1"/>
          <w:color w:val="2e75b6"/>
          <w:sz w:val="20"/>
          <w:szCs w:val="20"/>
        </w:rPr>
      </w:pPr>
      <w:r w:rsidDel="00000000" w:rsidR="00000000" w:rsidRPr="00000000">
        <w:rPr>
          <w:i w:val="1"/>
          <w:iCs w:val="1"/>
          <w:color w:val="2e75b6"/>
          <w:sz w:val="20"/>
          <w:szCs w:val="20"/>
          <w:rtl w:val="0"/>
        </w:rPr>
        <w:t xml:space="preserve">PROD_DB.PUBLIC.CLEVERTAP_CUSTOMER</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1f497d"/>
          <w:sz w:val="36"/>
          <w:szCs w:val="36"/>
        </w:rPr>
      </w:pPr>
      <w:r w:rsidDel="00000000" w:rsidR="00000000" w:rsidRPr="00000000">
        <w:rPr>
          <w:b w:val="1"/>
          <w:bCs w:val="1"/>
          <w:color w:val="1f497d"/>
          <w:sz w:val="36"/>
          <w:szCs w:val="36"/>
          <w:rtl w:val="0"/>
        </w:rPr>
        <w:t xml:space="preserve">TABLE 1: PROD_DB.S3.ROUTER_PING_HOURLY_DATA</w:t>
      </w:r>
    </w:p>
    <w:p w:rsidR="00000000" w:rsidDel="00000000" w:rsidP="00000000" w:rsidRDefault="00000000" w:rsidRPr="00000000" w14:paraId="00000016">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1. Table Overview</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165"/>
        <w:tblGridChange w:id="0">
          <w:tblGrid>
            <w:gridCol w:w="2760"/>
            <w:gridCol w:w="616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17">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18">
            <w:pPr>
              <w:spacing w:after="40" w:before="40" w:lineRule="auto"/>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19">
            <w:pPr>
              <w:spacing w:after="40" w:before="40" w:lineRule="auto"/>
              <w:rPr>
                <w:sz w:val="18"/>
                <w:szCs w:val="18"/>
              </w:rPr>
            </w:pPr>
            <w:r w:rsidDel="00000000" w:rsidR="00000000" w:rsidRPr="00000000">
              <w:rPr>
                <w:sz w:val="18"/>
                <w:szCs w:val="18"/>
                <w:rtl w:val="0"/>
              </w:rPr>
              <w:t xml:space="preserve">Table Name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1A">
            <w:pPr>
              <w:spacing w:after="40" w:before="40" w:lineRule="auto"/>
              <w:rPr>
                <w:sz w:val="18"/>
                <w:szCs w:val="18"/>
              </w:rPr>
            </w:pPr>
            <w:r w:rsidDel="00000000" w:rsidR="00000000" w:rsidRPr="00000000">
              <w:rPr>
                <w:sz w:val="18"/>
                <w:szCs w:val="18"/>
                <w:rtl w:val="0"/>
              </w:rPr>
              <w:t xml:space="preserve">PROD_DB.S3.ROUTER_PING_HOURLY_DATA</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1B">
            <w:pPr>
              <w:spacing w:after="40" w:before="40" w:lineRule="auto"/>
              <w:rPr>
                <w:sz w:val="18"/>
                <w:szCs w:val="18"/>
              </w:rPr>
            </w:pPr>
            <w:r w:rsidDel="00000000" w:rsidR="00000000" w:rsidRPr="00000000">
              <w:rPr>
                <w:sz w:val="18"/>
                <w:szCs w:val="18"/>
                <w:rtl w:val="0"/>
              </w:rPr>
              <w:t xml:space="preserve">Business Purpose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1C">
            <w:pPr>
              <w:spacing w:after="40" w:before="40" w:lineRule="auto"/>
              <w:rPr>
                <w:sz w:val="18"/>
                <w:szCs w:val="18"/>
              </w:rPr>
            </w:pPr>
            <w:r w:rsidDel="00000000" w:rsidR="00000000" w:rsidRPr="00000000">
              <w:rPr>
                <w:sz w:val="18"/>
                <w:szCs w:val="18"/>
                <w:rtl w:val="0"/>
              </w:rPr>
              <w:t xml:space="preserve">Raw hourly ping data collected from routers at customer premises. Routers send a 'ping' every 5 minutes to confirm they are online. This is the raw S3 landing zone — the earliest form of router health/uptime data in the pipeline.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1D">
            <w:pPr>
              <w:spacing w:after="40" w:before="40" w:lineRule="auto"/>
              <w:rPr>
                <w:sz w:val="18"/>
                <w:szCs w:val="18"/>
              </w:rPr>
            </w:pPr>
            <w:r w:rsidDel="00000000" w:rsidR="00000000" w:rsidRPr="00000000">
              <w:rPr>
                <w:sz w:val="18"/>
                <w:szCs w:val="18"/>
                <w:rtl w:val="0"/>
              </w:rPr>
              <w:t xml:space="preserve">Data Source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1E">
            <w:pPr>
              <w:spacing w:after="40" w:before="40" w:lineRule="auto"/>
              <w:rPr>
                <w:sz w:val="18"/>
                <w:szCs w:val="18"/>
              </w:rPr>
            </w:pPr>
            <w:r w:rsidDel="00000000" w:rsidR="00000000" w:rsidRPr="00000000">
              <w:rPr>
                <w:sz w:val="18"/>
                <w:szCs w:val="18"/>
                <w:rtl w:val="0"/>
              </w:rPr>
              <w:t xml:space="preserve">S3 (Fivetran ingestion) — raw file-based ingestion from hourly CSV drops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1F">
            <w:pPr>
              <w:spacing w:after="40" w:before="40" w:lineRule="auto"/>
              <w:rPr>
                <w:sz w:val="18"/>
                <w:szCs w:val="18"/>
              </w:rPr>
            </w:pPr>
            <w:r w:rsidDel="00000000" w:rsidR="00000000" w:rsidRPr="00000000">
              <w:rPr>
                <w:sz w:val="18"/>
                <w:szCs w:val="18"/>
                <w:rtl w:val="0"/>
              </w:rPr>
              <w:t xml:space="preserve">Grain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20">
            <w:pPr>
              <w:spacing w:after="40" w:before="40" w:lineRule="auto"/>
              <w:rPr>
                <w:sz w:val="18"/>
                <w:szCs w:val="18"/>
              </w:rPr>
            </w:pPr>
            <w:r w:rsidDel="00000000" w:rsidR="00000000" w:rsidRPr="00000000">
              <w:rPr>
                <w:sz w:val="18"/>
                <w:szCs w:val="18"/>
                <w:rtl w:val="0"/>
              </w:rPr>
              <w:t xml:space="preserve">1 row = 1 router device × 1 hour window</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21">
            <w:pPr>
              <w:spacing w:after="40" w:before="40" w:lineRule="auto"/>
              <w:rPr>
                <w:sz w:val="18"/>
                <w:szCs w:val="18"/>
              </w:rPr>
            </w:pPr>
            <w:r w:rsidDel="00000000" w:rsidR="00000000" w:rsidRPr="00000000">
              <w:rPr>
                <w:sz w:val="18"/>
                <w:szCs w:val="18"/>
                <w:rtl w:val="0"/>
              </w:rPr>
              <w:t xml:space="preserve">Refresh Frequency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22">
            <w:pPr>
              <w:spacing w:after="40" w:before="40" w:lineRule="auto"/>
              <w:rPr>
                <w:sz w:val="18"/>
                <w:szCs w:val="18"/>
              </w:rPr>
            </w:pPr>
            <w:r w:rsidDel="00000000" w:rsidR="00000000" w:rsidRPr="00000000">
              <w:rPr>
                <w:sz w:val="18"/>
                <w:szCs w:val="18"/>
                <w:rtl w:val="0"/>
              </w:rPr>
              <w:t xml:space="preserve">Hourly (inferred from S3 path: year/month/day/hour)</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2. Column Definitions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930"/>
        <w:gridCol w:w="2610"/>
        <w:gridCol w:w="1755"/>
        <w:gridCol w:w="2085"/>
        <w:tblGridChange w:id="0">
          <w:tblGrid>
            <w:gridCol w:w="1980"/>
            <w:gridCol w:w="930"/>
            <w:gridCol w:w="2610"/>
            <w:gridCol w:w="1755"/>
            <w:gridCol w:w="208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25">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Column Name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26">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27">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28">
            <w:pPr>
              <w:spacing w:after="40" w:before="40" w:lineRule="auto"/>
              <w:rPr>
                <w:b w:val="1"/>
                <w:bCs w:val="1"/>
                <w:color w:val="ffffff"/>
                <w:sz w:val="18"/>
                <w:szCs w:val="18"/>
              </w:rPr>
            </w:pPr>
            <w:r w:rsidDel="00000000" w:rsidR="00000000" w:rsidRPr="00000000">
              <w:rPr>
                <w:b w:val="1"/>
                <w:bCs w:val="1"/>
                <w:color w:val="ffffff"/>
                <w:sz w:val="18"/>
                <w:szCs w:val="18"/>
                <w:rtl w:val="0"/>
              </w:rPr>
              <w:t xml:space="preserve">Example Value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29">
            <w:pPr>
              <w:spacing w:after="40" w:before="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2A">
            <w:pPr>
              <w:spacing w:after="40" w:before="40" w:lineRule="auto"/>
              <w:rPr>
                <w:sz w:val="18"/>
                <w:szCs w:val="18"/>
              </w:rPr>
            </w:pPr>
            <w:r w:rsidDel="00000000" w:rsidR="00000000" w:rsidRPr="00000000">
              <w:rPr>
                <w:sz w:val="18"/>
                <w:szCs w:val="18"/>
                <w:rtl w:val="0"/>
              </w:rPr>
              <w:t xml:space="preserve">_FILE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2B">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2C">
            <w:pPr>
              <w:spacing w:after="40" w:before="40" w:lineRule="auto"/>
              <w:rPr>
                <w:sz w:val="18"/>
                <w:szCs w:val="18"/>
              </w:rPr>
            </w:pPr>
            <w:r w:rsidDel="00000000" w:rsidR="00000000" w:rsidRPr="00000000">
              <w:rPr>
                <w:sz w:val="18"/>
                <w:szCs w:val="18"/>
                <w:rtl w:val="0"/>
              </w:rPr>
              <w:t xml:space="preserve">S3 file path of the source file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2D">
            <w:pPr>
              <w:spacing w:after="40" w:before="40" w:lineRule="auto"/>
              <w:rPr>
                <w:sz w:val="18"/>
                <w:szCs w:val="18"/>
              </w:rPr>
            </w:pPr>
            <w:r w:rsidDel="00000000" w:rsidR="00000000" w:rsidRPr="00000000">
              <w:rPr>
                <w:sz w:val="18"/>
                <w:szCs w:val="18"/>
                <w:rtl w:val="0"/>
              </w:rPr>
              <w:t xml:space="preserve">hourly-data/year=2026/month=02/day=27/hour=17/data.csv</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2E">
            <w:pPr>
              <w:spacing w:after="40" w:before="40" w:lineRule="auto"/>
              <w:rPr>
                <w:sz w:val="18"/>
                <w:szCs w:val="18"/>
              </w:rPr>
            </w:pPr>
            <w:r w:rsidDel="00000000" w:rsidR="00000000" w:rsidRPr="00000000">
              <w:rPr>
                <w:sz w:val="18"/>
                <w:szCs w:val="18"/>
                <w:rtl w:val="0"/>
              </w:rPr>
              <w:t xml:space="preserve">Fivetran metadata; useful for debugging ingestion</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2F">
            <w:pPr>
              <w:spacing w:after="40" w:before="40" w:lineRule="auto"/>
              <w:rPr>
                <w:sz w:val="18"/>
                <w:szCs w:val="18"/>
              </w:rPr>
            </w:pPr>
            <w:r w:rsidDel="00000000" w:rsidR="00000000" w:rsidRPr="00000000">
              <w:rPr>
                <w:sz w:val="18"/>
                <w:szCs w:val="18"/>
                <w:rtl w:val="0"/>
              </w:rPr>
              <w:t xml:space="preserve">_LINE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0">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1">
            <w:pPr>
              <w:spacing w:after="40" w:before="40" w:lineRule="auto"/>
              <w:rPr>
                <w:sz w:val="18"/>
                <w:szCs w:val="18"/>
              </w:rPr>
            </w:pPr>
            <w:r w:rsidDel="00000000" w:rsidR="00000000" w:rsidRPr="00000000">
              <w:rPr>
                <w:sz w:val="18"/>
                <w:szCs w:val="18"/>
                <w:rtl w:val="0"/>
              </w:rPr>
              <w:t xml:space="preserve">Line number within the source file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2">
            <w:pPr>
              <w:spacing w:after="40" w:before="40"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3">
            <w:pPr>
              <w:spacing w:after="40" w:before="40" w:lineRule="auto"/>
              <w:rPr>
                <w:sz w:val="18"/>
                <w:szCs w:val="18"/>
              </w:rPr>
            </w:pPr>
            <w:r w:rsidDel="00000000" w:rsidR="00000000" w:rsidRPr="00000000">
              <w:rPr>
                <w:sz w:val="18"/>
                <w:szCs w:val="18"/>
                <w:rtl w:val="0"/>
              </w:rPr>
              <w:t xml:space="preserve">Fivetran metadata</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34">
            <w:pPr>
              <w:spacing w:after="40" w:before="40" w:lineRule="auto"/>
              <w:rPr>
                <w:sz w:val="18"/>
                <w:szCs w:val="18"/>
              </w:rPr>
            </w:pPr>
            <w:r w:rsidDel="00000000" w:rsidR="00000000" w:rsidRPr="00000000">
              <w:rPr>
                <w:sz w:val="18"/>
                <w:szCs w:val="18"/>
                <w:rtl w:val="0"/>
              </w:rPr>
              <w:t xml:space="preserve">_MODIFIED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35">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36">
            <w:pPr>
              <w:spacing w:after="40" w:before="40" w:lineRule="auto"/>
              <w:rPr>
                <w:sz w:val="18"/>
                <w:szCs w:val="18"/>
              </w:rPr>
            </w:pPr>
            <w:r w:rsidDel="00000000" w:rsidR="00000000" w:rsidRPr="00000000">
              <w:rPr>
                <w:sz w:val="18"/>
                <w:szCs w:val="18"/>
                <w:rtl w:val="0"/>
              </w:rPr>
              <w:t xml:space="preserve">When the source file was last modified on S3</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37">
            <w:pPr>
              <w:spacing w:after="40" w:before="40" w:lineRule="auto"/>
              <w:rPr>
                <w:sz w:val="18"/>
                <w:szCs w:val="18"/>
              </w:rPr>
            </w:pPr>
            <w:r w:rsidDel="00000000" w:rsidR="00000000" w:rsidRPr="00000000">
              <w:rPr>
                <w:sz w:val="18"/>
                <w:szCs w:val="18"/>
                <w:rtl w:val="0"/>
              </w:rPr>
              <w:t xml:space="preserve">2026-02-27 14:28:10.000 Z</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38">
            <w:pPr>
              <w:spacing w:after="40" w:before="40" w:lineRule="auto"/>
              <w:rPr>
                <w:sz w:val="18"/>
                <w:szCs w:val="18"/>
              </w:rPr>
            </w:pPr>
            <w:r w:rsidDel="00000000" w:rsidR="00000000" w:rsidRPr="00000000">
              <w:rPr>
                <w:sz w:val="18"/>
                <w:szCs w:val="18"/>
                <w:rtl w:val="0"/>
              </w:rPr>
              <w:t xml:space="preserve">Reflects data freshness at source</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9">
            <w:pPr>
              <w:spacing w:after="40" w:before="40" w:lineRule="auto"/>
              <w:rPr>
                <w:sz w:val="18"/>
                <w:szCs w:val="18"/>
              </w:rPr>
            </w:pPr>
            <w:r w:rsidDel="00000000" w:rsidR="00000000" w:rsidRPr="00000000">
              <w:rPr>
                <w:sz w:val="18"/>
                <w:szCs w:val="18"/>
                <w:rtl w:val="0"/>
              </w:rPr>
              <w:t xml:space="preserve">_FIVETRAN_SYNCED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A">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B">
            <w:pPr>
              <w:spacing w:after="40" w:before="40" w:lineRule="auto"/>
              <w:rPr>
                <w:sz w:val="18"/>
                <w:szCs w:val="18"/>
              </w:rPr>
            </w:pPr>
            <w:r w:rsidDel="00000000" w:rsidR="00000000" w:rsidRPr="00000000">
              <w:rPr>
                <w:sz w:val="18"/>
                <w:szCs w:val="18"/>
                <w:rtl w:val="0"/>
              </w:rPr>
              <w:t xml:space="preserve">When Fivetran synced this row into Snowflake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C">
            <w:pPr>
              <w:spacing w:after="40" w:before="40" w:lineRule="auto"/>
              <w:rPr>
                <w:sz w:val="18"/>
                <w:szCs w:val="18"/>
              </w:rPr>
            </w:pPr>
            <w:r w:rsidDel="00000000" w:rsidR="00000000" w:rsidRPr="00000000">
              <w:rPr>
                <w:sz w:val="18"/>
                <w:szCs w:val="18"/>
                <w:rtl w:val="0"/>
              </w:rPr>
              <w:t xml:space="preserve">2026-02-27 15:02:46.838 Z</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D">
            <w:pPr>
              <w:spacing w:after="40" w:before="40" w:lineRule="auto"/>
              <w:rPr>
                <w:sz w:val="18"/>
                <w:szCs w:val="18"/>
              </w:rPr>
            </w:pPr>
            <w:r w:rsidDel="00000000" w:rsidR="00000000" w:rsidRPr="00000000">
              <w:rPr>
                <w:sz w:val="18"/>
                <w:szCs w:val="18"/>
                <w:rtl w:val="0"/>
              </w:rPr>
              <w:t xml:space="preserve">~30–35 min lag from _MODIFIED observed</w:t>
            </w:r>
          </w:p>
        </w:tc>
      </w:tr>
      <w:tr>
        <w:trPr>
          <w:cantSplit w:val="0"/>
          <w:trHeight w:val="183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3E">
            <w:pPr>
              <w:spacing w:after="40" w:before="40" w:lineRule="auto"/>
              <w:rPr>
                <w:sz w:val="18"/>
                <w:szCs w:val="18"/>
              </w:rPr>
            </w:pPr>
            <w:r w:rsidDel="00000000" w:rsidR="00000000" w:rsidRPr="00000000">
              <w:rPr>
                <w:sz w:val="18"/>
                <w:szCs w:val="18"/>
                <w:rtl w:val="0"/>
              </w:rPr>
              <w:t xml:space="preserve">NAS_ID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3F">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40">
            <w:pPr>
              <w:spacing w:after="40" w:before="40" w:lineRule="auto"/>
              <w:rPr>
                <w:sz w:val="18"/>
                <w:szCs w:val="18"/>
              </w:rPr>
            </w:pPr>
            <w:r w:rsidDel="00000000" w:rsidR="00000000" w:rsidRPr="00000000">
              <w:rPr>
                <w:sz w:val="18"/>
                <w:szCs w:val="18"/>
                <w:rtl w:val="0"/>
              </w:rPr>
              <w:t xml:space="preserve">Network Access Server ID — identifies the ISP backbone node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41">
            <w:pPr>
              <w:spacing w:after="40" w:before="40" w:lineRule="auto"/>
              <w:rPr>
                <w:sz w:val="18"/>
                <w:szCs w:val="18"/>
              </w:rPr>
            </w:pPr>
            <w:r w:rsidDel="00000000" w:rsidR="00000000" w:rsidRPr="00000000">
              <w:rPr>
                <w:sz w:val="18"/>
                <w:szCs w:val="18"/>
                <w:rtl w:val="0"/>
              </w:rPr>
              <w:t xml:space="preserve">361944</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42">
            <w:pPr>
              <w:spacing w:after="40" w:before="40" w:lineRule="auto"/>
              <w:rPr>
                <w:sz w:val="18"/>
                <w:szCs w:val="18"/>
              </w:rPr>
            </w:pPr>
            <w:r w:rsidDel="00000000" w:rsidR="00000000" w:rsidRPr="00000000">
              <w:rPr>
                <w:sz w:val="18"/>
                <w:szCs w:val="18"/>
                <w:rtl w:val="0"/>
              </w:rPr>
              <w:t xml:space="preserve">Foreign key; joins with device/partner tables</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43">
            <w:pPr>
              <w:spacing w:after="40" w:before="40" w:lineRule="auto"/>
              <w:rPr>
                <w:sz w:val="18"/>
                <w:szCs w:val="18"/>
              </w:rPr>
            </w:pPr>
            <w:r w:rsidDel="00000000" w:rsidR="00000000" w:rsidRPr="00000000">
              <w:rPr>
                <w:sz w:val="18"/>
                <w:szCs w:val="18"/>
                <w:rtl w:val="0"/>
              </w:rPr>
              <w:t xml:space="preserve">DATE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44">
            <w:pPr>
              <w:spacing w:after="40" w:before="40" w:lineRule="auto"/>
              <w:rPr>
                <w:sz w:val="18"/>
                <w:szCs w:val="18"/>
              </w:rPr>
            </w:pPr>
            <w:r w:rsidDel="00000000" w:rsidR="00000000" w:rsidRPr="00000000">
              <w:rPr>
                <w:sz w:val="18"/>
                <w:szCs w:val="18"/>
                <w:rtl w:val="0"/>
              </w:rPr>
              <w:t xml:space="preserve">DATE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45">
            <w:pPr>
              <w:spacing w:after="40" w:before="40" w:lineRule="auto"/>
              <w:rPr>
                <w:sz w:val="18"/>
                <w:szCs w:val="18"/>
              </w:rPr>
            </w:pPr>
            <w:r w:rsidDel="00000000" w:rsidR="00000000" w:rsidRPr="00000000">
              <w:rPr>
                <w:sz w:val="18"/>
                <w:szCs w:val="18"/>
                <w:rtl w:val="0"/>
              </w:rPr>
              <w:t xml:space="preserve">Calendar date of the data (IST)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46">
            <w:pPr>
              <w:spacing w:after="40" w:before="40" w:lineRule="auto"/>
              <w:rPr>
                <w:sz w:val="18"/>
                <w:szCs w:val="18"/>
              </w:rPr>
            </w:pPr>
            <w:r w:rsidDel="00000000" w:rsidR="00000000" w:rsidRPr="00000000">
              <w:rPr>
                <w:sz w:val="18"/>
                <w:szCs w:val="18"/>
                <w:rtl w:val="0"/>
              </w:rPr>
              <w:t xml:space="preserve">2026-02-27</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47">
            <w:pPr>
              <w:spacing w:after="40" w:before="40" w:lineRule="auto"/>
              <w:rPr>
                <w:sz w:val="18"/>
                <w:szCs w:val="18"/>
              </w:rPr>
            </w:pPr>
            <w:r w:rsidDel="00000000" w:rsidR="00000000" w:rsidRPr="00000000">
              <w:rPr>
                <w:sz w:val="18"/>
                <w:szCs w:val="18"/>
                <w:rtl w:val="0"/>
              </w:rPr>
              <w:t xml:space="preserve">All 10k rows = single day snapshot</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48">
            <w:pPr>
              <w:spacing w:after="40" w:before="40" w:lineRule="auto"/>
              <w:rPr>
                <w:sz w:val="18"/>
                <w:szCs w:val="18"/>
              </w:rPr>
            </w:pPr>
            <w:r w:rsidDel="00000000" w:rsidR="00000000" w:rsidRPr="00000000">
              <w:rPr>
                <w:sz w:val="18"/>
                <w:szCs w:val="18"/>
                <w:rtl w:val="0"/>
              </w:rPr>
              <w:t xml:space="preserve">START_TIME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49">
            <w:pPr>
              <w:spacing w:after="40" w:before="40" w:lineRule="auto"/>
              <w:rPr>
                <w:sz w:val="18"/>
                <w:szCs w:val="18"/>
              </w:rPr>
            </w:pPr>
            <w:r w:rsidDel="00000000" w:rsidR="00000000" w:rsidRPr="00000000">
              <w:rPr>
                <w:sz w:val="18"/>
                <w:szCs w:val="18"/>
                <w:rtl w:val="0"/>
              </w:rPr>
              <w:t xml:space="preserve">TIME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4A">
            <w:pPr>
              <w:spacing w:after="40" w:before="40" w:lineRule="auto"/>
              <w:rPr>
                <w:sz w:val="18"/>
                <w:szCs w:val="18"/>
              </w:rPr>
            </w:pPr>
            <w:r w:rsidDel="00000000" w:rsidR="00000000" w:rsidRPr="00000000">
              <w:rPr>
                <w:sz w:val="18"/>
                <w:szCs w:val="18"/>
                <w:rtl w:val="0"/>
              </w:rPr>
              <w:t xml:space="preserve">Start of the hourly window (HH:MM)</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4B">
            <w:pPr>
              <w:spacing w:after="40" w:before="40" w:lineRule="auto"/>
              <w:rPr>
                <w:sz w:val="18"/>
                <w:szCs w:val="18"/>
              </w:rPr>
            </w:pPr>
            <w:r w:rsidDel="00000000" w:rsidR="00000000" w:rsidRPr="00000000">
              <w:rPr>
                <w:sz w:val="18"/>
                <w:szCs w:val="18"/>
                <w:rtl w:val="0"/>
              </w:rPr>
              <w:t xml:space="preserve">17:00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4C">
            <w:pPr>
              <w:spacing w:after="40" w:before="40" w:lineRule="auto"/>
              <w:rPr>
                <w:sz w:val="18"/>
                <w:szCs w:val="18"/>
              </w:rPr>
            </w:pPr>
            <w:r w:rsidDel="00000000" w:rsidR="00000000" w:rsidRPr="00000000">
              <w:rPr>
                <w:sz w:val="18"/>
                <w:szCs w:val="18"/>
                <w:rtl w:val="0"/>
              </w:rPr>
              <w:t xml:space="preserve">Always on the hour</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4D">
            <w:pPr>
              <w:spacing w:after="40" w:before="40" w:lineRule="auto"/>
              <w:rPr>
                <w:sz w:val="18"/>
                <w:szCs w:val="18"/>
              </w:rPr>
            </w:pPr>
            <w:r w:rsidDel="00000000" w:rsidR="00000000" w:rsidRPr="00000000">
              <w:rPr>
                <w:sz w:val="18"/>
                <w:szCs w:val="18"/>
                <w:rtl w:val="0"/>
              </w:rPr>
              <w:t xml:space="preserve">END_TIME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4E">
            <w:pPr>
              <w:spacing w:after="40" w:before="40" w:lineRule="auto"/>
              <w:rPr>
                <w:sz w:val="18"/>
                <w:szCs w:val="18"/>
              </w:rPr>
            </w:pPr>
            <w:r w:rsidDel="00000000" w:rsidR="00000000" w:rsidRPr="00000000">
              <w:rPr>
                <w:sz w:val="18"/>
                <w:szCs w:val="18"/>
                <w:rtl w:val="0"/>
              </w:rPr>
              <w:t xml:space="preserve">TIME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4F">
            <w:pPr>
              <w:spacing w:after="40" w:before="40" w:lineRule="auto"/>
              <w:rPr>
                <w:sz w:val="18"/>
                <w:szCs w:val="18"/>
              </w:rPr>
            </w:pPr>
            <w:r w:rsidDel="00000000" w:rsidR="00000000" w:rsidRPr="00000000">
              <w:rPr>
                <w:sz w:val="18"/>
                <w:szCs w:val="18"/>
                <w:rtl w:val="0"/>
              </w:rPr>
              <w:t xml:space="preserve">End of the hourly window</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50">
            <w:pPr>
              <w:spacing w:after="40" w:before="40" w:lineRule="auto"/>
              <w:rPr>
                <w:sz w:val="18"/>
                <w:szCs w:val="18"/>
              </w:rPr>
            </w:pPr>
            <w:r w:rsidDel="00000000" w:rsidR="00000000" w:rsidRPr="00000000">
              <w:rPr>
                <w:sz w:val="18"/>
                <w:szCs w:val="18"/>
                <w:rtl w:val="0"/>
              </w:rPr>
              <w:t xml:space="preserve">18:00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51">
            <w:pPr>
              <w:spacing w:after="40" w:before="40" w:lineRule="auto"/>
              <w:rPr>
                <w:sz w:val="18"/>
                <w:szCs w:val="18"/>
              </w:rPr>
            </w:pPr>
            <w:r w:rsidDel="00000000" w:rsidR="00000000" w:rsidRPr="00000000">
              <w:rPr>
                <w:sz w:val="18"/>
                <w:szCs w:val="18"/>
                <w:rtl w:val="0"/>
              </w:rPr>
              <w:t xml:space="preserve">Always START_TIME + 1 hour</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52">
            <w:pPr>
              <w:spacing w:after="40" w:before="40" w:lineRule="auto"/>
              <w:rPr>
                <w:sz w:val="18"/>
                <w:szCs w:val="18"/>
              </w:rPr>
            </w:pPr>
            <w:r w:rsidDel="00000000" w:rsidR="00000000" w:rsidRPr="00000000">
              <w:rPr>
                <w:sz w:val="18"/>
                <w:szCs w:val="18"/>
                <w:rtl w:val="0"/>
              </w:rPr>
              <w:t xml:space="preserve">DEVICE_ID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53">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54">
            <w:pPr>
              <w:spacing w:after="40" w:before="40" w:lineRule="auto"/>
              <w:rPr>
                <w:sz w:val="18"/>
                <w:szCs w:val="18"/>
              </w:rPr>
            </w:pPr>
            <w:r w:rsidDel="00000000" w:rsidR="00000000" w:rsidRPr="00000000">
              <w:rPr>
                <w:sz w:val="18"/>
                <w:szCs w:val="18"/>
                <w:rtl w:val="0"/>
              </w:rPr>
              <w:t xml:space="preserve">Unique router device identifier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55">
            <w:pPr>
              <w:spacing w:after="40" w:before="40" w:lineRule="auto"/>
              <w:rPr>
                <w:sz w:val="18"/>
                <w:szCs w:val="18"/>
              </w:rPr>
            </w:pPr>
            <w:r w:rsidDel="00000000" w:rsidR="00000000" w:rsidRPr="00000000">
              <w:rPr>
                <w:sz w:val="18"/>
                <w:szCs w:val="18"/>
                <w:rtl w:val="0"/>
              </w:rPr>
              <w:t xml:space="preserve">100276</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56">
            <w:pPr>
              <w:spacing w:after="40" w:before="40" w:lineRule="auto"/>
              <w:rPr>
                <w:sz w:val="18"/>
                <w:szCs w:val="18"/>
              </w:rPr>
            </w:pPr>
            <w:r w:rsidDel="00000000" w:rsidR="00000000" w:rsidRPr="00000000">
              <w:rPr>
                <w:sz w:val="18"/>
                <w:szCs w:val="18"/>
                <w:rtl w:val="0"/>
              </w:rPr>
              <w:t xml:space="preserve">Numeric; differs from GX/SY format in HOURLY_DEVICE_PING_INFLUX</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57">
            <w:pPr>
              <w:spacing w:after="40" w:before="40" w:lineRule="auto"/>
              <w:rPr>
                <w:sz w:val="18"/>
                <w:szCs w:val="18"/>
              </w:rPr>
            </w:pPr>
            <w:r w:rsidDel="00000000" w:rsidR="00000000" w:rsidRPr="00000000">
              <w:rPr>
                <w:sz w:val="18"/>
                <w:szCs w:val="18"/>
                <w:rtl w:val="0"/>
              </w:rPr>
              <w:t xml:space="preserve">PARTNER_ID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58">
            <w:pPr>
              <w:spacing w:after="40" w:before="40"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59">
            <w:pPr>
              <w:spacing w:after="40" w:before="40" w:lineRule="auto"/>
              <w:rPr>
                <w:sz w:val="18"/>
                <w:szCs w:val="18"/>
              </w:rPr>
            </w:pPr>
            <w:r w:rsidDel="00000000" w:rsidR="00000000" w:rsidRPr="00000000">
              <w:rPr>
                <w:sz w:val="18"/>
                <w:szCs w:val="18"/>
                <w:rtl w:val="0"/>
              </w:rPr>
              <w:t xml:space="preserve">ISP partner / distributor managing this router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5A">
            <w:pPr>
              <w:spacing w:after="40" w:before="40" w:lineRule="auto"/>
              <w:rPr>
                <w:sz w:val="18"/>
                <w:szCs w:val="18"/>
              </w:rPr>
            </w:pPr>
            <w:r w:rsidDel="00000000" w:rsidR="00000000" w:rsidRPr="00000000">
              <w:rPr>
                <w:sz w:val="18"/>
                <w:szCs w:val="18"/>
                <w:rtl w:val="0"/>
              </w:rPr>
              <w:t xml:space="preserve">274877945593</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5B">
            <w:pPr>
              <w:spacing w:after="40" w:before="40" w:lineRule="auto"/>
              <w:rPr>
                <w:sz w:val="18"/>
                <w:szCs w:val="18"/>
              </w:rPr>
            </w:pPr>
            <w:r w:rsidDel="00000000" w:rsidR="00000000" w:rsidRPr="00000000">
              <w:rPr>
                <w:sz w:val="18"/>
                <w:szCs w:val="18"/>
                <w:rtl w:val="0"/>
              </w:rPr>
              <w:t xml:space="preserve">Primary join key across tables</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5C">
            <w:pPr>
              <w:spacing w:after="40" w:before="40" w:lineRule="auto"/>
              <w:rPr>
                <w:sz w:val="18"/>
                <w:szCs w:val="18"/>
              </w:rPr>
            </w:pPr>
            <w:r w:rsidDel="00000000" w:rsidR="00000000" w:rsidRPr="00000000">
              <w:rPr>
                <w:sz w:val="18"/>
                <w:szCs w:val="18"/>
                <w:rtl w:val="0"/>
              </w:rPr>
              <w:t xml:space="preserve">PING_COUNT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5D">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5E">
            <w:pPr>
              <w:spacing w:after="40" w:before="40" w:lineRule="auto"/>
              <w:rPr>
                <w:sz w:val="18"/>
                <w:szCs w:val="18"/>
              </w:rPr>
            </w:pPr>
            <w:r w:rsidDel="00000000" w:rsidR="00000000" w:rsidRPr="00000000">
              <w:rPr>
                <w:sz w:val="18"/>
                <w:szCs w:val="18"/>
                <w:rtl w:val="0"/>
              </w:rPr>
              <w:t xml:space="preserve">Number of pings received in the hour (max 12)</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5F">
            <w:pPr>
              <w:spacing w:after="40" w:before="40" w:lineRule="auto"/>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60">
            <w:pPr>
              <w:spacing w:after="40" w:before="40" w:lineRule="auto"/>
              <w:rPr>
                <w:sz w:val="18"/>
                <w:szCs w:val="18"/>
              </w:rPr>
            </w:pPr>
            <w:r w:rsidDel="00000000" w:rsidR="00000000" w:rsidRPr="00000000">
              <w:rPr>
                <w:sz w:val="18"/>
                <w:szCs w:val="18"/>
                <w:rtl w:val="0"/>
              </w:rPr>
              <w:t xml:space="preserve">12 = fully online; &lt;12 = some dropout</w:t>
            </w:r>
          </w:p>
        </w:tc>
      </w:tr>
      <w:tr>
        <w:trPr>
          <w:cantSplit w:val="0"/>
          <w:trHeight w:val="183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1">
            <w:pPr>
              <w:spacing w:after="40" w:before="40" w:lineRule="auto"/>
              <w:rPr>
                <w:sz w:val="18"/>
                <w:szCs w:val="18"/>
              </w:rPr>
            </w:pPr>
            <w:r w:rsidDel="00000000" w:rsidR="00000000" w:rsidRPr="00000000">
              <w:rPr>
                <w:sz w:val="18"/>
                <w:szCs w:val="18"/>
                <w:rtl w:val="0"/>
              </w:rPr>
              <w:t xml:space="preserve">PING_BIT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2">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3">
            <w:pPr>
              <w:spacing w:after="40" w:before="40" w:lineRule="auto"/>
              <w:rPr>
                <w:sz w:val="18"/>
                <w:szCs w:val="18"/>
              </w:rPr>
            </w:pPr>
            <w:r w:rsidDel="00000000" w:rsidR="00000000" w:rsidRPr="00000000">
              <w:rPr>
                <w:sz w:val="18"/>
                <w:szCs w:val="18"/>
                <w:rtl w:val="0"/>
              </w:rPr>
              <w:t xml:space="preserve">12-char binary string: 1=ping received, 0=missed per 5-min slot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4">
            <w:pPr>
              <w:spacing w:after="40" w:before="40" w:lineRule="auto"/>
              <w:rPr>
                <w:sz w:val="18"/>
                <w:szCs w:val="18"/>
              </w:rPr>
            </w:pPr>
            <w:r w:rsidDel="00000000" w:rsidR="00000000" w:rsidRPr="00000000">
              <w:rPr>
                <w:sz w:val="18"/>
                <w:szCs w:val="18"/>
                <w:rtl w:val="0"/>
              </w:rPr>
              <w:t xml:space="preserve">111011111111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5">
            <w:pPr>
              <w:spacing w:after="40" w:before="40" w:lineRule="auto"/>
              <w:rPr>
                <w:sz w:val="18"/>
                <w:szCs w:val="18"/>
              </w:rPr>
            </w:pPr>
            <w:r w:rsidDel="00000000" w:rsidR="00000000" w:rsidRPr="00000000">
              <w:rPr>
                <w:sz w:val="18"/>
                <w:szCs w:val="18"/>
                <w:rtl w:val="0"/>
              </w:rPr>
              <w:t xml:space="preserve">Position of 0 reveals exact dropout time</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66">
            <w:pPr>
              <w:spacing w:after="40" w:before="40" w:lineRule="auto"/>
              <w:rPr>
                <w:sz w:val="18"/>
                <w:szCs w:val="18"/>
              </w:rPr>
            </w:pPr>
            <w:r w:rsidDel="00000000" w:rsidR="00000000" w:rsidRPr="00000000">
              <w:rPr>
                <w:sz w:val="18"/>
                <w:szCs w:val="18"/>
                <w:rtl w:val="0"/>
              </w:rPr>
              <w:t xml:space="preserve">RX_POWER_AVG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67">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68">
            <w:pPr>
              <w:spacing w:after="40" w:before="40" w:lineRule="auto"/>
              <w:rPr>
                <w:sz w:val="18"/>
                <w:szCs w:val="18"/>
              </w:rPr>
            </w:pPr>
            <w:r w:rsidDel="00000000" w:rsidR="00000000" w:rsidRPr="00000000">
              <w:rPr>
                <w:sz w:val="18"/>
                <w:szCs w:val="18"/>
                <w:rtl w:val="0"/>
              </w:rPr>
              <w:t xml:space="preserve">Average optical receive power (dBm)</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69">
            <w:pPr>
              <w:spacing w:after="40" w:before="40" w:lineRule="auto"/>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6A">
            <w:pPr>
              <w:spacing w:after="40" w:before="40" w:lineRule="auto"/>
              <w:rPr>
                <w:sz w:val="18"/>
                <w:szCs w:val="18"/>
              </w:rPr>
            </w:pPr>
            <w:r w:rsidDel="00000000" w:rsidR="00000000" w:rsidRPr="00000000">
              <w:rPr>
                <w:sz w:val="18"/>
                <w:szCs w:val="18"/>
                <w:rtl w:val="0"/>
              </w:rPr>
              <w:t xml:space="preserve">Uniformly -8 in sample — likely a sentinel/default for no data</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B">
            <w:pPr>
              <w:spacing w:after="40" w:before="40" w:lineRule="auto"/>
              <w:rPr>
                <w:sz w:val="18"/>
                <w:szCs w:val="18"/>
              </w:rPr>
            </w:pPr>
            <w:r w:rsidDel="00000000" w:rsidR="00000000" w:rsidRPr="00000000">
              <w:rPr>
                <w:sz w:val="18"/>
                <w:szCs w:val="18"/>
                <w:rtl w:val="0"/>
              </w:rPr>
              <w:t xml:space="preserve">RX_POWER_MIN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C">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D">
            <w:pPr>
              <w:spacing w:after="40" w:before="40" w:lineRule="auto"/>
              <w:rPr>
                <w:sz w:val="18"/>
                <w:szCs w:val="18"/>
              </w:rPr>
            </w:pPr>
            <w:r w:rsidDel="00000000" w:rsidR="00000000" w:rsidRPr="00000000">
              <w:rPr>
                <w:sz w:val="18"/>
                <w:szCs w:val="18"/>
                <w:rtl w:val="0"/>
              </w:rPr>
              <w:t xml:space="preserve">Minimum optical receive power (dBm)</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E">
            <w:pPr>
              <w:spacing w:after="40" w:before="40" w:lineRule="auto"/>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6F">
            <w:pPr>
              <w:spacing w:after="40" w:before="40" w:lineRule="auto"/>
              <w:rPr>
                <w:sz w:val="18"/>
                <w:szCs w:val="18"/>
              </w:rPr>
            </w:pPr>
            <w:r w:rsidDel="00000000" w:rsidR="00000000" w:rsidRPr="00000000">
              <w:rPr>
                <w:sz w:val="18"/>
                <w:szCs w:val="18"/>
                <w:rtl w:val="0"/>
              </w:rPr>
              <w:t xml:space="preserve">Same caveat as RX_POWER_AVG</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0">
            <w:pPr>
              <w:spacing w:after="40" w:before="40" w:lineRule="auto"/>
              <w:rPr>
                <w:sz w:val="18"/>
                <w:szCs w:val="18"/>
              </w:rPr>
            </w:pPr>
            <w:r w:rsidDel="00000000" w:rsidR="00000000" w:rsidRPr="00000000">
              <w:rPr>
                <w:sz w:val="18"/>
                <w:szCs w:val="18"/>
                <w:rtl w:val="0"/>
              </w:rPr>
              <w:t xml:space="preserve">RX_POWER_MAX</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1">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2">
            <w:pPr>
              <w:spacing w:after="40" w:before="40" w:lineRule="auto"/>
              <w:rPr>
                <w:sz w:val="18"/>
                <w:szCs w:val="18"/>
              </w:rPr>
            </w:pPr>
            <w:r w:rsidDel="00000000" w:rsidR="00000000" w:rsidRPr="00000000">
              <w:rPr>
                <w:sz w:val="18"/>
                <w:szCs w:val="18"/>
                <w:rtl w:val="0"/>
              </w:rPr>
              <w:t xml:space="preserve">Maximum optical receive power (dBm)</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3">
            <w:pPr>
              <w:spacing w:after="40" w:before="40" w:lineRule="auto"/>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4">
            <w:pPr>
              <w:spacing w:after="40" w:before="40" w:lineRule="auto"/>
              <w:rPr>
                <w:sz w:val="18"/>
                <w:szCs w:val="18"/>
              </w:rPr>
            </w:pPr>
            <w:r w:rsidDel="00000000" w:rsidR="00000000" w:rsidRPr="00000000">
              <w:rPr>
                <w:sz w:val="18"/>
                <w:szCs w:val="18"/>
                <w:rtl w:val="0"/>
              </w:rPr>
              <w:t xml:space="preserve">Same caveat</w:t>
            </w:r>
          </w:p>
        </w:tc>
      </w:tr>
      <w:tr>
        <w:trPr>
          <w:cantSplit w:val="0"/>
          <w:trHeight w:val="13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75">
            <w:pPr>
              <w:spacing w:after="40" w:before="40" w:lineRule="auto"/>
              <w:rPr>
                <w:sz w:val="18"/>
                <w:szCs w:val="18"/>
              </w:rPr>
            </w:pPr>
            <w:r w:rsidDel="00000000" w:rsidR="00000000" w:rsidRPr="00000000">
              <w:rPr>
                <w:sz w:val="18"/>
                <w:szCs w:val="18"/>
                <w:rtl w:val="0"/>
              </w:rPr>
              <w:t xml:space="preserve">CLIENTS_2_G_MAX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76">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77">
            <w:pPr>
              <w:spacing w:after="40" w:before="40" w:lineRule="auto"/>
              <w:rPr>
                <w:sz w:val="18"/>
                <w:szCs w:val="18"/>
              </w:rPr>
            </w:pPr>
            <w:r w:rsidDel="00000000" w:rsidR="00000000" w:rsidRPr="00000000">
              <w:rPr>
                <w:sz w:val="18"/>
                <w:szCs w:val="18"/>
                <w:rtl w:val="0"/>
              </w:rPr>
              <w:t xml:space="preserve">Max devices connected on 2.4 GHz WiFi band in the hour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78">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79">
            <w:pPr>
              <w:spacing w:after="40" w:before="40" w:lineRule="auto"/>
              <w:rPr>
                <w:sz w:val="18"/>
                <w:szCs w:val="18"/>
              </w:rPr>
            </w:pPr>
            <w:r w:rsidDel="00000000" w:rsidR="00000000" w:rsidRPr="00000000">
              <w:rPr>
                <w:sz w:val="18"/>
                <w:szCs w:val="18"/>
                <w:rtl w:val="0"/>
              </w:rPr>
              <w:t xml:space="preserve">0 = no 2G clients</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A">
            <w:pPr>
              <w:spacing w:after="40" w:before="40" w:lineRule="auto"/>
              <w:rPr>
                <w:sz w:val="18"/>
                <w:szCs w:val="18"/>
              </w:rPr>
            </w:pPr>
            <w:r w:rsidDel="00000000" w:rsidR="00000000" w:rsidRPr="00000000">
              <w:rPr>
                <w:sz w:val="18"/>
                <w:szCs w:val="18"/>
                <w:rtl w:val="0"/>
              </w:rPr>
              <w:t xml:space="preserve">CLIENTS_5_G_MAX</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B">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C">
            <w:pPr>
              <w:spacing w:after="40" w:before="40" w:lineRule="auto"/>
              <w:rPr>
                <w:sz w:val="18"/>
                <w:szCs w:val="18"/>
              </w:rPr>
            </w:pPr>
            <w:r w:rsidDel="00000000" w:rsidR="00000000" w:rsidRPr="00000000">
              <w:rPr>
                <w:sz w:val="18"/>
                <w:szCs w:val="18"/>
                <w:rtl w:val="0"/>
              </w:rPr>
              <w:t xml:space="preserve">Max devices connected on 5 GHz WiFi band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D">
            <w:pPr>
              <w:spacing w:after="40" w:before="40" w:lineRule="auto"/>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7E">
            <w:pPr>
              <w:spacing w:after="40" w:before="40" w:lineRule="auto"/>
              <w:rPr>
                <w:sz w:val="18"/>
                <w:szCs w:val="18"/>
              </w:rPr>
            </w:pPr>
            <w:r w:rsidDel="00000000" w:rsidR="00000000" w:rsidRPr="00000000">
              <w:rPr>
                <w:sz w:val="18"/>
                <w:szCs w:val="18"/>
                <w:rtl w:val="0"/>
              </w:rPr>
              <w:t xml:space="preserve">Higher = modern devices</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7F">
            <w:pPr>
              <w:spacing w:after="40" w:before="40" w:lineRule="auto"/>
              <w:rPr>
                <w:sz w:val="18"/>
                <w:szCs w:val="18"/>
              </w:rPr>
            </w:pPr>
            <w:r w:rsidDel="00000000" w:rsidR="00000000" w:rsidRPr="00000000">
              <w:rPr>
                <w:sz w:val="18"/>
                <w:szCs w:val="18"/>
                <w:rtl w:val="0"/>
              </w:rPr>
              <w:t xml:space="preserve">CLIENTS_WIOMNET_MAX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80">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81">
            <w:pPr>
              <w:spacing w:after="40" w:before="40" w:lineRule="auto"/>
              <w:rPr>
                <w:sz w:val="18"/>
                <w:szCs w:val="18"/>
              </w:rPr>
            </w:pPr>
            <w:r w:rsidDel="00000000" w:rsidR="00000000" w:rsidRPr="00000000">
              <w:rPr>
                <w:sz w:val="18"/>
                <w:szCs w:val="18"/>
                <w:rtl w:val="0"/>
              </w:rPr>
              <w:t xml:space="preserve">Max devices on the ISP's WiomNet SSID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82">
            <w:pPr>
              <w:spacing w:after="40" w:before="40"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83">
            <w:pPr>
              <w:spacing w:after="40" w:before="40" w:lineRule="auto"/>
              <w:rPr>
                <w:sz w:val="18"/>
                <w:szCs w:val="18"/>
              </w:rPr>
            </w:pPr>
            <w:r w:rsidDel="00000000" w:rsidR="00000000" w:rsidRPr="00000000">
              <w:rPr>
                <w:sz w:val="18"/>
                <w:szCs w:val="18"/>
                <w:rtl w:val="0"/>
              </w:rPr>
              <w:t xml:space="preserve">Proprietary ISP network</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84">
            <w:pPr>
              <w:spacing w:after="40" w:before="40" w:lineRule="auto"/>
              <w:rPr>
                <w:sz w:val="18"/>
                <w:szCs w:val="18"/>
              </w:rPr>
            </w:pPr>
            <w:r w:rsidDel="00000000" w:rsidR="00000000" w:rsidRPr="00000000">
              <w:rPr>
                <w:sz w:val="18"/>
                <w:szCs w:val="18"/>
                <w:rtl w:val="0"/>
              </w:rPr>
              <w:t xml:space="preserve">CLIENTS_2_G_MEDIAN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85">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86">
            <w:pPr>
              <w:spacing w:after="40" w:before="40" w:lineRule="auto"/>
              <w:rPr>
                <w:sz w:val="18"/>
                <w:szCs w:val="18"/>
              </w:rPr>
            </w:pPr>
            <w:r w:rsidDel="00000000" w:rsidR="00000000" w:rsidRPr="00000000">
              <w:rPr>
                <w:sz w:val="18"/>
                <w:szCs w:val="18"/>
                <w:rtl w:val="0"/>
              </w:rPr>
              <w:t xml:space="preserve">Median 2G connected clients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87">
            <w:pPr>
              <w:spacing w:after="40" w:before="40" w:lineRule="auto"/>
              <w:rPr>
                <w:sz w:val="18"/>
                <w:szCs w:val="18"/>
              </w:rPr>
            </w:pPr>
            <w:r w:rsidDel="00000000" w:rsidR="00000000" w:rsidRPr="00000000">
              <w:rPr>
                <w:sz w:val="18"/>
                <w:szCs w:val="18"/>
                <w:rtl w:val="0"/>
              </w:rPr>
              <w:t xml:space="preserve">(mostly null)</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88">
            <w:pPr>
              <w:spacing w:after="40" w:before="40" w:lineRule="auto"/>
              <w:rPr>
                <w:sz w:val="18"/>
                <w:szCs w:val="18"/>
              </w:rPr>
            </w:pPr>
            <w:r w:rsidDel="00000000" w:rsidR="00000000" w:rsidRPr="00000000">
              <w:rPr>
                <w:sz w:val="18"/>
                <w:szCs w:val="18"/>
                <w:rtl w:val="0"/>
              </w:rPr>
              <w:t xml:space="preserve">Nullable; inconsistently populated</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89">
            <w:pPr>
              <w:spacing w:after="40" w:before="40" w:lineRule="auto"/>
              <w:rPr>
                <w:sz w:val="18"/>
                <w:szCs w:val="18"/>
              </w:rPr>
            </w:pPr>
            <w:r w:rsidDel="00000000" w:rsidR="00000000" w:rsidRPr="00000000">
              <w:rPr>
                <w:sz w:val="18"/>
                <w:szCs w:val="18"/>
                <w:rtl w:val="0"/>
              </w:rPr>
              <w:t xml:space="preserve">CLIENTS_5_G_MEDIAN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8A">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8B">
            <w:pPr>
              <w:spacing w:after="40" w:before="40" w:lineRule="auto"/>
              <w:rPr>
                <w:sz w:val="18"/>
                <w:szCs w:val="18"/>
              </w:rPr>
            </w:pPr>
            <w:r w:rsidDel="00000000" w:rsidR="00000000" w:rsidRPr="00000000">
              <w:rPr>
                <w:sz w:val="18"/>
                <w:szCs w:val="18"/>
                <w:rtl w:val="0"/>
              </w:rPr>
              <w:t xml:space="preserve">Median 5G connected clients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8C">
            <w:pPr>
              <w:spacing w:after="40" w:before="40" w:lineRule="auto"/>
              <w:rPr>
                <w:sz w:val="18"/>
                <w:szCs w:val="18"/>
              </w:rPr>
            </w:pPr>
            <w:r w:rsidDel="00000000" w:rsidR="00000000" w:rsidRPr="00000000">
              <w:rPr>
                <w:sz w:val="18"/>
                <w:szCs w:val="18"/>
                <w:rtl w:val="0"/>
              </w:rPr>
              <w:t xml:space="preserve">(mostly null)</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8D">
            <w:pPr>
              <w:spacing w:after="40" w:before="40" w:lineRule="auto"/>
              <w:rPr>
                <w:sz w:val="18"/>
                <w:szCs w:val="18"/>
              </w:rPr>
            </w:pPr>
            <w:r w:rsidDel="00000000" w:rsidR="00000000" w:rsidRPr="00000000">
              <w:rPr>
                <w:sz w:val="18"/>
                <w:szCs w:val="18"/>
                <w:rtl w:val="0"/>
              </w:rPr>
              <w:t xml:space="preserve">Nullable</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8E">
            <w:pPr>
              <w:spacing w:after="40" w:before="40" w:lineRule="auto"/>
              <w:rPr>
                <w:sz w:val="18"/>
                <w:szCs w:val="18"/>
              </w:rPr>
            </w:pPr>
            <w:r w:rsidDel="00000000" w:rsidR="00000000" w:rsidRPr="00000000">
              <w:rPr>
                <w:sz w:val="18"/>
                <w:szCs w:val="18"/>
                <w:rtl w:val="0"/>
              </w:rPr>
              <w:t xml:space="preserve">CLIENTS_WIOMNET_MEDIAN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8F">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90">
            <w:pPr>
              <w:spacing w:after="40" w:before="40" w:lineRule="auto"/>
              <w:rPr>
                <w:sz w:val="18"/>
                <w:szCs w:val="18"/>
              </w:rPr>
            </w:pPr>
            <w:r w:rsidDel="00000000" w:rsidR="00000000" w:rsidRPr="00000000">
              <w:rPr>
                <w:sz w:val="18"/>
                <w:szCs w:val="18"/>
                <w:rtl w:val="0"/>
              </w:rPr>
              <w:t xml:space="preserve">Median WiomNet clients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91">
            <w:pPr>
              <w:spacing w:after="40" w:before="40" w:lineRule="auto"/>
              <w:rPr>
                <w:sz w:val="18"/>
                <w:szCs w:val="18"/>
              </w:rPr>
            </w:pPr>
            <w:r w:rsidDel="00000000" w:rsidR="00000000" w:rsidRPr="00000000">
              <w:rPr>
                <w:sz w:val="18"/>
                <w:szCs w:val="18"/>
                <w:rtl w:val="0"/>
              </w:rPr>
              <w:t xml:space="preserve">(mostly null)</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92">
            <w:pPr>
              <w:spacing w:after="40" w:before="40" w:lineRule="auto"/>
              <w:rPr>
                <w:sz w:val="18"/>
                <w:szCs w:val="18"/>
              </w:rPr>
            </w:pPr>
            <w:r w:rsidDel="00000000" w:rsidR="00000000" w:rsidRPr="00000000">
              <w:rPr>
                <w:sz w:val="18"/>
                <w:szCs w:val="18"/>
                <w:rtl w:val="0"/>
              </w:rPr>
              <w:t xml:space="preserve">Nullable</w:t>
            </w:r>
          </w:p>
        </w:tc>
      </w:tr>
      <w:tr>
        <w:trPr>
          <w:cantSplit w:val="0"/>
          <w:trHeight w:val="13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93">
            <w:pPr>
              <w:spacing w:after="40" w:before="40" w:lineRule="auto"/>
              <w:rPr>
                <w:sz w:val="18"/>
                <w:szCs w:val="18"/>
              </w:rPr>
            </w:pPr>
            <w:r w:rsidDel="00000000" w:rsidR="00000000" w:rsidRPr="00000000">
              <w:rPr>
                <w:sz w:val="18"/>
                <w:szCs w:val="18"/>
                <w:rtl w:val="0"/>
              </w:rPr>
              <w:t xml:space="preserve">BANDSTEERING_FLAG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94">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95">
            <w:pPr>
              <w:spacing w:after="40" w:before="40" w:lineRule="auto"/>
              <w:rPr>
                <w:sz w:val="18"/>
                <w:szCs w:val="18"/>
              </w:rPr>
            </w:pPr>
            <w:r w:rsidDel="00000000" w:rsidR="00000000" w:rsidRPr="00000000">
              <w:rPr>
                <w:sz w:val="18"/>
                <w:szCs w:val="18"/>
                <w:rtl w:val="0"/>
              </w:rPr>
              <w:t xml:space="preserve">Whether band-steering is active (0=off, 1=on)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96">
            <w:pPr>
              <w:spacing w:after="40" w:before="4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97">
            <w:pPr>
              <w:spacing w:after="40" w:before="40" w:lineRule="auto"/>
              <w:rPr>
                <w:sz w:val="18"/>
                <w:szCs w:val="18"/>
              </w:rPr>
            </w:pPr>
            <w:r w:rsidDel="00000000" w:rsidR="00000000" w:rsidRPr="00000000">
              <w:rPr>
                <w:sz w:val="18"/>
                <w:szCs w:val="18"/>
                <w:rtl w:val="0"/>
              </w:rPr>
              <w:t xml:space="preserve">Pushes devices from 2.4G to 5G automatically</w:t>
            </w:r>
          </w:p>
        </w:tc>
      </w:tr>
      <w:tr>
        <w:trPr>
          <w:cantSplit w:val="0"/>
          <w:trHeight w:val="162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98">
            <w:pPr>
              <w:spacing w:after="40" w:before="40" w:lineRule="auto"/>
              <w:rPr>
                <w:sz w:val="18"/>
                <w:szCs w:val="18"/>
              </w:rPr>
            </w:pPr>
            <w:r w:rsidDel="00000000" w:rsidR="00000000" w:rsidRPr="00000000">
              <w:rPr>
                <w:sz w:val="18"/>
                <w:szCs w:val="18"/>
                <w:rtl w:val="0"/>
              </w:rPr>
              <w:t xml:space="preserve">SSID_JSON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99">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9A">
            <w:pPr>
              <w:spacing w:after="40" w:before="40" w:lineRule="auto"/>
              <w:rPr>
                <w:sz w:val="18"/>
                <w:szCs w:val="18"/>
              </w:rPr>
            </w:pPr>
            <w:r w:rsidDel="00000000" w:rsidR="00000000" w:rsidRPr="00000000">
              <w:rPr>
                <w:sz w:val="18"/>
                <w:szCs w:val="18"/>
                <w:rtl w:val="0"/>
              </w:rPr>
              <w:t xml:space="preserve">WiFi network names (SSIDs) broadcast by this router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9B">
            <w:pPr>
              <w:spacing w:after="40" w:before="40" w:lineRule="auto"/>
              <w:rPr>
                <w:sz w:val="18"/>
                <w:szCs w:val="18"/>
              </w:rPr>
            </w:pPr>
            <w:r w:rsidDel="00000000" w:rsidR="00000000" w:rsidRPr="00000000">
              <w:rPr>
                <w:sz w:val="18"/>
                <w:szCs w:val="18"/>
                <w:rtl w:val="0"/>
              </w:rPr>
              <w:t xml:space="preserve">sachinkingjaat, sachinkingjaat_5G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9C">
            <w:pPr>
              <w:spacing w:after="40" w:before="40" w:lineRule="auto"/>
              <w:rPr>
                <w:sz w:val="18"/>
                <w:szCs w:val="18"/>
              </w:rPr>
            </w:pPr>
            <w:r w:rsidDel="00000000" w:rsidR="00000000" w:rsidRPr="00000000">
              <w:rPr>
                <w:sz w:val="18"/>
                <w:szCs w:val="18"/>
                <w:rtl w:val="0"/>
              </w:rPr>
              <w:t xml:space="preserve">Contains 2G/5G SSIDs; may include garbled bytes for hidden SSIDs</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9D">
            <w:pPr>
              <w:spacing w:after="40" w:before="40" w:lineRule="auto"/>
              <w:rPr>
                <w:sz w:val="18"/>
                <w:szCs w:val="18"/>
              </w:rPr>
            </w:pPr>
            <w:r w:rsidDel="00000000" w:rsidR="00000000" w:rsidRPr="00000000">
              <w:rPr>
                <w:sz w:val="18"/>
                <w:szCs w:val="18"/>
                <w:rtl w:val="0"/>
              </w:rPr>
              <w:t xml:space="preserve">ISP_NAME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9E">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9F">
            <w:pPr>
              <w:spacing w:after="40" w:before="40" w:lineRule="auto"/>
              <w:rPr>
                <w:sz w:val="18"/>
                <w:szCs w:val="18"/>
              </w:rPr>
            </w:pPr>
            <w:r w:rsidDel="00000000" w:rsidR="00000000" w:rsidRPr="00000000">
              <w:rPr>
                <w:sz w:val="18"/>
                <w:szCs w:val="18"/>
                <w:rtl w:val="0"/>
              </w:rPr>
              <w:t xml:space="preserve">Name of the ISP associated with this router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A0">
            <w:pPr>
              <w:spacing w:after="40" w:before="40" w:lineRule="auto"/>
              <w:rPr>
                <w:sz w:val="18"/>
                <w:szCs w:val="18"/>
              </w:rPr>
            </w:pPr>
            <w:r w:rsidDel="00000000" w:rsidR="00000000" w:rsidRPr="00000000">
              <w:rPr>
                <w:sz w:val="18"/>
                <w:szCs w:val="18"/>
                <w:rtl w:val="0"/>
              </w:rPr>
              <w:t xml:space="preserve">(blank in sample)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A1">
            <w:pPr>
              <w:spacing w:after="40" w:before="40" w:lineRule="auto"/>
              <w:rPr>
                <w:sz w:val="18"/>
                <w:szCs w:val="18"/>
              </w:rPr>
            </w:pPr>
            <w:r w:rsidDel="00000000" w:rsidR="00000000" w:rsidRPr="00000000">
              <w:rPr>
                <w:sz w:val="18"/>
                <w:szCs w:val="18"/>
                <w:rtl w:val="0"/>
              </w:rPr>
              <w:t xml:space="preserve">Mostly null — possibly not backfilled</w:t>
            </w:r>
          </w:p>
        </w:tc>
      </w:tr>
    </w:tbl>
    <w:p w:rsidR="00000000" w:rsidDel="00000000" w:rsidP="00000000" w:rsidRDefault="00000000" w:rsidRPr="00000000" w14:paraId="000000A2">
      <w:pPr>
        <w:spacing w:after="240" w:before="240" w:lineRule="auto"/>
        <w:rPr/>
      </w:pPr>
      <w:r w:rsidDel="00000000" w:rsidR="00000000" w:rsidRPr="00000000">
        <w:rPr>
          <w:rtl w:val="0"/>
        </w:rPr>
        <w:t xml:space="preserve"> </w:t>
      </w:r>
    </w:p>
    <w:p w:rsidR="00000000" w:rsidDel="00000000" w:rsidP="00000000" w:rsidRDefault="00000000" w:rsidRPr="00000000" w14:paraId="000000A3">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3. Key Metrics Derived From This Table</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75"/>
        <w:tblGridChange w:id="0">
          <w:tblGrid>
            <w:gridCol w:w="3435"/>
            <w:gridCol w:w="547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A4">
            <w:pPr>
              <w:spacing w:after="40" w:before="40" w:lineRule="auto"/>
              <w:rPr>
                <w:b w:val="1"/>
                <w:bCs w:val="1"/>
                <w:color w:val="ffffff"/>
                <w:sz w:val="18"/>
                <w:szCs w:val="18"/>
              </w:rPr>
            </w:pPr>
            <w:r w:rsidDel="00000000" w:rsidR="00000000" w:rsidRPr="00000000">
              <w:rPr>
                <w:b w:val="1"/>
                <w:bCs w:val="1"/>
                <w:color w:val="ffffff"/>
                <w:sz w:val="18"/>
                <w:szCs w:val="18"/>
                <w:rtl w:val="0"/>
              </w:rPr>
              <w:t xml:space="preserve">Metric</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A5">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Formula / Logic</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A6">
            <w:pPr>
              <w:spacing w:after="40" w:before="40" w:lineRule="auto"/>
              <w:rPr>
                <w:sz w:val="18"/>
                <w:szCs w:val="18"/>
              </w:rPr>
            </w:pPr>
            <w:r w:rsidDel="00000000" w:rsidR="00000000" w:rsidRPr="00000000">
              <w:rPr>
                <w:sz w:val="18"/>
                <w:szCs w:val="18"/>
                <w:rtl w:val="0"/>
              </w:rPr>
              <w:t xml:space="preserve">Hourly Uptime %</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A7">
            <w:pPr>
              <w:spacing w:after="40" w:before="40" w:lineRule="auto"/>
              <w:rPr>
                <w:sz w:val="18"/>
                <w:szCs w:val="18"/>
              </w:rPr>
            </w:pPr>
            <w:r w:rsidDel="00000000" w:rsidR="00000000" w:rsidRPr="00000000">
              <w:rPr>
                <w:sz w:val="18"/>
                <w:szCs w:val="18"/>
                <w:rtl w:val="0"/>
              </w:rPr>
              <w:t xml:space="preserve">(PING_COUNT / 12) * 100</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A8">
            <w:pPr>
              <w:spacing w:after="40" w:before="40" w:lineRule="auto"/>
              <w:rPr>
                <w:sz w:val="18"/>
                <w:szCs w:val="18"/>
              </w:rPr>
            </w:pPr>
            <w:r w:rsidDel="00000000" w:rsidR="00000000" w:rsidRPr="00000000">
              <w:rPr>
                <w:sz w:val="18"/>
                <w:szCs w:val="18"/>
                <w:rtl w:val="0"/>
              </w:rPr>
              <w:t xml:space="preserve">Missed pings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A9">
            <w:pPr>
              <w:spacing w:after="40" w:before="40" w:lineRule="auto"/>
              <w:rPr>
                <w:sz w:val="18"/>
                <w:szCs w:val="18"/>
              </w:rPr>
            </w:pPr>
            <w:r w:rsidDel="00000000" w:rsidR="00000000" w:rsidRPr="00000000">
              <w:rPr>
                <w:sz w:val="18"/>
                <w:szCs w:val="18"/>
                <w:rtl w:val="0"/>
              </w:rPr>
              <w:t xml:space="preserve">12 - PING_COUNT</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AA">
            <w:pPr>
              <w:spacing w:after="40" w:before="40" w:lineRule="auto"/>
              <w:rPr>
                <w:sz w:val="18"/>
                <w:szCs w:val="18"/>
              </w:rPr>
            </w:pPr>
            <w:r w:rsidDel="00000000" w:rsidR="00000000" w:rsidRPr="00000000">
              <w:rPr>
                <w:sz w:val="18"/>
                <w:szCs w:val="18"/>
                <w:rtl w:val="0"/>
              </w:rPr>
              <w:t xml:space="preserve">Ping dropout map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AB">
            <w:pPr>
              <w:spacing w:after="40" w:before="40" w:lineRule="auto"/>
              <w:rPr>
                <w:sz w:val="18"/>
                <w:szCs w:val="18"/>
              </w:rPr>
            </w:pPr>
            <w:r w:rsidDel="00000000" w:rsidR="00000000" w:rsidRPr="00000000">
              <w:rPr>
                <w:sz w:val="18"/>
                <w:szCs w:val="18"/>
                <w:rtl w:val="0"/>
              </w:rPr>
              <w:t xml:space="preserve">Parse PING_BIT to find which exact 5-minute slot dropped (position of '0')</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AC">
            <w:pPr>
              <w:spacing w:after="40" w:before="40" w:lineRule="auto"/>
              <w:rPr>
                <w:sz w:val="18"/>
                <w:szCs w:val="18"/>
              </w:rPr>
            </w:pPr>
            <w:r w:rsidDel="00000000" w:rsidR="00000000" w:rsidRPr="00000000">
              <w:rPr>
                <w:sz w:val="18"/>
                <w:szCs w:val="18"/>
                <w:rtl w:val="0"/>
              </w:rPr>
              <w:t xml:space="preserve">Total clients per router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AD">
            <w:pPr>
              <w:spacing w:after="40" w:before="40" w:lineRule="auto"/>
              <w:rPr>
                <w:sz w:val="18"/>
                <w:szCs w:val="18"/>
              </w:rPr>
            </w:pPr>
            <w:r w:rsidDel="00000000" w:rsidR="00000000" w:rsidRPr="00000000">
              <w:rPr>
                <w:sz w:val="18"/>
                <w:szCs w:val="18"/>
                <w:rtl w:val="0"/>
              </w:rPr>
              <w:t xml:space="preserve">CLIENTS_2_G_MAX + CLIENTS_5_G_MAX + CLIENTS_WIOMNET_MAX</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AE">
            <w:pPr>
              <w:spacing w:after="40" w:before="40" w:lineRule="auto"/>
              <w:rPr>
                <w:sz w:val="18"/>
                <w:szCs w:val="18"/>
              </w:rPr>
            </w:pPr>
            <w:r w:rsidDel="00000000" w:rsidR="00000000" w:rsidRPr="00000000">
              <w:rPr>
                <w:sz w:val="18"/>
                <w:szCs w:val="18"/>
                <w:rtl w:val="0"/>
              </w:rPr>
              <w:t xml:space="preserve">Band utilization ratio</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AF">
            <w:pPr>
              <w:spacing w:after="40" w:before="40" w:lineRule="auto"/>
              <w:rPr>
                <w:sz w:val="18"/>
                <w:szCs w:val="18"/>
              </w:rPr>
            </w:pPr>
            <w:r w:rsidDel="00000000" w:rsidR="00000000" w:rsidRPr="00000000">
              <w:rPr>
                <w:sz w:val="18"/>
                <w:szCs w:val="18"/>
                <w:rtl w:val="0"/>
              </w:rPr>
              <w:t xml:space="preserve">CLIENTS_5_G_MAX / (CLIENTS_2_G_MAX + CLIENTS_5_G_MAX)</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B0">
            <w:pPr>
              <w:spacing w:after="40" w:before="40" w:lineRule="auto"/>
              <w:rPr>
                <w:sz w:val="18"/>
                <w:szCs w:val="18"/>
              </w:rPr>
            </w:pPr>
            <w:r w:rsidDel="00000000" w:rsidR="00000000" w:rsidRPr="00000000">
              <w:rPr>
                <w:sz w:val="18"/>
                <w:szCs w:val="18"/>
                <w:rtl w:val="0"/>
              </w:rPr>
              <w:t xml:space="preserve">Fivetran ingestion lag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B1">
            <w:pPr>
              <w:spacing w:after="40" w:before="40" w:lineRule="auto"/>
              <w:rPr>
                <w:sz w:val="18"/>
                <w:szCs w:val="18"/>
              </w:rPr>
            </w:pPr>
            <w:r w:rsidDel="00000000" w:rsidR="00000000" w:rsidRPr="00000000">
              <w:rPr>
                <w:sz w:val="18"/>
                <w:szCs w:val="18"/>
                <w:rtl w:val="0"/>
              </w:rPr>
              <w:t xml:space="preserve">_FIVETRAN_SYNCED - _MODIFIED</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4. Data Quality Checks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75"/>
        <w:tblGridChange w:id="0">
          <w:tblGrid>
            <w:gridCol w:w="2835"/>
            <w:gridCol w:w="607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B4">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Check</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B5">
            <w:pPr>
              <w:spacing w:after="40" w:before="40" w:lineRule="auto"/>
              <w:rPr>
                <w:b w:val="1"/>
                <w:bCs w:val="1"/>
                <w:color w:val="ffffff"/>
                <w:sz w:val="18"/>
                <w:szCs w:val="18"/>
              </w:rPr>
            </w:pPr>
            <w:r w:rsidDel="00000000" w:rsidR="00000000" w:rsidRPr="00000000">
              <w:rPr>
                <w:b w:val="1"/>
                <w:bCs w:val="1"/>
                <w:color w:val="ffffff"/>
                <w:sz w:val="18"/>
                <w:szCs w:val="18"/>
                <w:rtl w:val="0"/>
              </w:rPr>
              <w:t xml:space="preserve">Observation / Action</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B6">
            <w:pPr>
              <w:spacing w:after="40" w:before="40" w:lineRule="auto"/>
              <w:rPr>
                <w:sz w:val="18"/>
                <w:szCs w:val="18"/>
              </w:rPr>
            </w:pPr>
            <w:r w:rsidDel="00000000" w:rsidR="00000000" w:rsidRPr="00000000">
              <w:rPr>
                <w:sz w:val="18"/>
                <w:szCs w:val="18"/>
                <w:rtl w:val="0"/>
              </w:rPr>
              <w:t xml:space="preserve">PING_COUNT &gt; 12</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B7">
            <w:pPr>
              <w:spacing w:after="40" w:before="40" w:lineRule="auto"/>
              <w:rPr>
                <w:sz w:val="18"/>
                <w:szCs w:val="18"/>
              </w:rPr>
            </w:pPr>
            <w:r w:rsidDel="00000000" w:rsidR="00000000" w:rsidRPr="00000000">
              <w:rPr>
                <w:sz w:val="18"/>
                <w:szCs w:val="18"/>
                <w:rtl w:val="0"/>
              </w:rPr>
              <w:t xml:space="preserve">Should never exceed 12; raise alert if it does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B8">
            <w:pPr>
              <w:spacing w:after="40" w:before="40" w:lineRule="auto"/>
              <w:rPr>
                <w:sz w:val="18"/>
                <w:szCs w:val="18"/>
              </w:rPr>
            </w:pPr>
            <w:r w:rsidDel="00000000" w:rsidR="00000000" w:rsidRPr="00000000">
              <w:rPr>
                <w:sz w:val="18"/>
                <w:szCs w:val="18"/>
                <w:rtl w:val="0"/>
              </w:rPr>
              <w:t xml:space="preserve">PING_BIT length</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B9">
            <w:pPr>
              <w:spacing w:after="40" w:before="40" w:lineRule="auto"/>
              <w:rPr>
                <w:sz w:val="18"/>
                <w:szCs w:val="18"/>
              </w:rPr>
            </w:pPr>
            <w:r w:rsidDel="00000000" w:rsidR="00000000" w:rsidRPr="00000000">
              <w:rPr>
                <w:sz w:val="18"/>
                <w:szCs w:val="18"/>
                <w:rtl w:val="0"/>
              </w:rPr>
              <w:t xml:space="preserve">Should always be exactly 12 characters; validate with LEN(PING_BIT) != 12</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BA">
            <w:pPr>
              <w:spacing w:after="40" w:before="40" w:lineRule="auto"/>
              <w:rPr>
                <w:sz w:val="18"/>
                <w:szCs w:val="18"/>
              </w:rPr>
            </w:pPr>
            <w:r w:rsidDel="00000000" w:rsidR="00000000" w:rsidRPr="00000000">
              <w:rPr>
                <w:sz w:val="18"/>
                <w:szCs w:val="18"/>
                <w:rtl w:val="0"/>
              </w:rPr>
              <w:t xml:space="preserve">Duplicate rows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BB">
            <w:pPr>
              <w:spacing w:after="40" w:before="40" w:lineRule="auto"/>
              <w:rPr>
                <w:sz w:val="18"/>
                <w:szCs w:val="18"/>
              </w:rPr>
            </w:pPr>
            <w:r w:rsidDel="00000000" w:rsidR="00000000" w:rsidRPr="00000000">
              <w:rPr>
                <w:sz w:val="18"/>
                <w:szCs w:val="18"/>
                <w:rtl w:val="0"/>
              </w:rPr>
              <w:t xml:space="preserve">Check (NAS_ID, DEVICE_ID, DATE, START_TIME) for duplicates</w:t>
            </w:r>
          </w:p>
        </w:tc>
      </w:tr>
    </w:tbl>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5. Common Joins / Relationships</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3315"/>
        <w:gridCol w:w="2070"/>
        <w:tblGridChange w:id="0">
          <w:tblGrid>
            <w:gridCol w:w="3540"/>
            <w:gridCol w:w="3315"/>
            <w:gridCol w:w="207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BE">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To</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BF">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Key</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C0">
            <w:pPr>
              <w:spacing w:after="40" w:before="40" w:lineRule="auto"/>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C1">
            <w:pPr>
              <w:spacing w:after="40" w:before="40" w:lineRule="auto"/>
              <w:rPr>
                <w:sz w:val="18"/>
                <w:szCs w:val="18"/>
              </w:rPr>
            </w:pPr>
            <w:r w:rsidDel="00000000" w:rsidR="00000000" w:rsidRPr="00000000">
              <w:rPr>
                <w:sz w:val="18"/>
                <w:szCs w:val="18"/>
                <w:rtl w:val="0"/>
              </w:rPr>
              <w:t xml:space="preserve">HOURLY_DEVICE_PING_INFLUX</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C2">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NAS_ID, DATE, START_TIME ≈ HOUR_START_IST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C3">
            <w:pPr>
              <w:spacing w:after="40" w:before="40" w:lineRule="auto"/>
              <w:rPr>
                <w:sz w:val="18"/>
                <w:szCs w:val="18"/>
              </w:rPr>
            </w:pPr>
            <w:r w:rsidDel="00000000" w:rsidR="00000000" w:rsidRPr="00000000">
              <w:rPr>
                <w:sz w:val="18"/>
                <w:szCs w:val="18"/>
                <w:rtl w:val="0"/>
              </w:rPr>
              <w:t xml:space="preserve">Compare raw S3 pings with processed influx pings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C4">
            <w:pPr>
              <w:spacing w:after="40" w:before="40" w:lineRule="auto"/>
              <w:rPr>
                <w:sz w:val="18"/>
                <w:szCs w:val="18"/>
              </w:rPr>
            </w:pPr>
            <w:r w:rsidDel="00000000" w:rsidR="00000000" w:rsidRPr="00000000">
              <w:rPr>
                <w:sz w:val="18"/>
                <w:szCs w:val="18"/>
                <w:rtl w:val="0"/>
              </w:rPr>
              <w:t xml:space="preserve">Partner/device master table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C5">
            <w:pPr>
              <w:spacing w:after="40" w:before="40" w:lineRule="auto"/>
              <w:rPr>
                <w:sz w:val="18"/>
                <w:szCs w:val="18"/>
              </w:rPr>
            </w:pPr>
            <w:r w:rsidDel="00000000" w:rsidR="00000000" w:rsidRPr="00000000">
              <w:rPr>
                <w:sz w:val="18"/>
                <w:szCs w:val="18"/>
                <w:rtl w:val="0"/>
              </w:rPr>
              <w:t xml:space="preserve">PARTNER_ID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C6">
            <w:pPr>
              <w:spacing w:after="40" w:before="40" w:lineRule="auto"/>
              <w:rPr>
                <w:sz w:val="18"/>
                <w:szCs w:val="18"/>
              </w:rPr>
            </w:pPr>
            <w:r w:rsidDel="00000000" w:rsidR="00000000" w:rsidRPr="00000000">
              <w:rPr>
                <w:sz w:val="18"/>
                <w:szCs w:val="18"/>
                <w:rtl w:val="0"/>
              </w:rPr>
              <w:t xml:space="preserve">Look up partner name, tier, region</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C7">
            <w:pPr>
              <w:spacing w:after="40" w:before="40" w:lineRule="auto"/>
              <w:rPr>
                <w:sz w:val="18"/>
                <w:szCs w:val="18"/>
              </w:rPr>
            </w:pPr>
            <w:r w:rsidDel="00000000" w:rsidR="00000000" w:rsidRPr="00000000">
              <w:rPr>
                <w:sz w:val="18"/>
                <w:szCs w:val="18"/>
                <w:rtl w:val="0"/>
              </w:rPr>
              <w:t xml:space="preserve">incidents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C8">
            <w:pPr>
              <w:spacing w:after="40" w:before="40" w:lineRule="auto"/>
              <w:rPr>
                <w:sz w:val="18"/>
                <w:szCs w:val="18"/>
              </w:rPr>
            </w:pPr>
            <w:r w:rsidDel="00000000" w:rsidR="00000000" w:rsidRPr="00000000">
              <w:rPr>
                <w:sz w:val="18"/>
                <w:szCs w:val="18"/>
                <w:rtl w:val="0"/>
              </w:rPr>
              <w:t xml:space="preserve">PARTNER_ID + time range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C9">
            <w:pPr>
              <w:spacing w:after="40" w:before="40" w:lineRule="auto"/>
              <w:rPr>
                <w:sz w:val="18"/>
                <w:szCs w:val="18"/>
              </w:rPr>
            </w:pPr>
            <w:r w:rsidDel="00000000" w:rsidR="00000000" w:rsidRPr="00000000">
              <w:rPr>
                <w:sz w:val="18"/>
                <w:szCs w:val="18"/>
                <w:rtl w:val="0"/>
              </w:rPr>
              <w:t xml:space="preserve">Correlate outages with ping drops</w:t>
            </w:r>
          </w:p>
        </w:tc>
      </w:tr>
    </w:tbl>
    <w:p w:rsidR="00000000" w:rsidDel="00000000" w:rsidP="00000000" w:rsidRDefault="00000000" w:rsidRPr="00000000" w14:paraId="000000CA">
      <w:pPr>
        <w:spacing w:after="240" w:before="240" w:lineRule="auto"/>
        <w:rPr/>
      </w:pPr>
      <w:r w:rsidDel="00000000" w:rsidR="00000000" w:rsidRPr="00000000">
        <w:rPr>
          <w:rtl w:val="0"/>
        </w:rPr>
        <w:t xml:space="preserve"> </w:t>
      </w:r>
    </w:p>
    <w:p w:rsidR="00000000" w:rsidDel="00000000" w:rsidP="00000000" w:rsidRDefault="00000000" w:rsidRPr="00000000" w14:paraId="000000CB">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6. Analytical Use Cases</w:t>
      </w:r>
    </w:p>
    <w:p w:rsidR="00000000" w:rsidDel="00000000" w:rsidP="00000000" w:rsidRDefault="00000000" w:rsidRPr="00000000" w14:paraId="000000CC">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Router uptime dashboard: Which routers had less than 12 pings in an hour?</w:t>
      </w:r>
    </w:p>
    <w:p w:rsidR="00000000" w:rsidDel="00000000" w:rsidP="00000000" w:rsidRDefault="00000000" w:rsidRPr="00000000" w14:paraId="000000CD">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Dead router detection: Routers with PING_COUNT = 0 for multiple consecutive hours</w:t>
      </w:r>
    </w:p>
    <w:p w:rsidR="00000000" w:rsidDel="00000000" w:rsidP="00000000" w:rsidRDefault="00000000" w:rsidRPr="00000000" w14:paraId="000000CE">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Band steering effectiveness: Do routers with BANDSTEERING_FLAG = 1 have more 5G clients?</w:t>
      </w:r>
    </w:p>
    <w:p w:rsidR="00000000" w:rsidDel="00000000" w:rsidP="00000000" w:rsidRDefault="00000000" w:rsidRPr="00000000" w14:paraId="000000CF">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Partner-level reliability: Aggregate uptime % by PARTNER_ID</w:t>
      </w:r>
    </w:p>
    <w:p w:rsidR="00000000" w:rsidDel="00000000" w:rsidP="00000000" w:rsidRDefault="00000000" w:rsidRPr="00000000" w14:paraId="000000D0">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Fiber signal quality monitoring: Track RX_POWER_AVG trends (when populated)</w:t>
      </w:r>
    </w:p>
    <w:p w:rsidR="00000000" w:rsidDel="00000000" w:rsidP="00000000" w:rsidRDefault="00000000" w:rsidRPr="00000000" w14:paraId="000000D1">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7. Sample Queries</w:t>
      </w:r>
    </w:p>
    <w:p w:rsidR="00000000" w:rsidDel="00000000" w:rsidP="00000000" w:rsidRDefault="00000000" w:rsidRPr="00000000" w14:paraId="000000D2">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1 — Basic: Hourly ping data for a specific device</w:t>
      </w:r>
    </w:p>
    <w:p w:rsidR="00000000" w:rsidDel="00000000" w:rsidP="00000000" w:rsidRDefault="00000000" w:rsidRPr="00000000" w14:paraId="000000D3">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DATE, START_TIME, END_TIME, PING_COUNT, PING_BIT,</w:t>
        <w:br w:type="textWrapping"/>
        <w:t xml:space="preserve">    </w:t>
        <w:tab/>
        <w:t xml:space="preserve">CLIENTS_2_G_MAX, CLIENTS_5_G_MAX</w:t>
        <w:br w:type="textWrapping"/>
        <w:t xml:space="preserve"> FROM PROD_DB.S3.ROUTER_PING_HOURLY_DATA</w:t>
        <w:br w:type="textWrapping"/>
        <w:t xml:space="preserve"> WHERE DEVICE_ID = 100276</w:t>
        <w:br w:type="textWrapping"/>
        <w:t xml:space="preserve"> ORDER BY DATE DESC, START_TIME;</w:t>
      </w:r>
    </w:p>
    <w:p w:rsidR="00000000" w:rsidDel="00000000" w:rsidP="00000000" w:rsidRDefault="00000000" w:rsidRPr="00000000" w14:paraId="000000D4">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2 — Aggregation: Uptime % by partner</w:t>
      </w:r>
    </w:p>
    <w:p w:rsidR="00000000" w:rsidDel="00000000" w:rsidP="00000000" w:rsidRDefault="00000000" w:rsidRPr="00000000" w14:paraId="000000D5">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w:t>
        <w:br w:type="textWrapping"/>
        <w:t xml:space="preserve"> </w:t>
        <w:tab/>
        <w:t xml:space="preserve">PARTNER_ID,</w:t>
        <w:br w:type="textWrapping"/>
        <w:t xml:space="preserve"> </w:t>
        <w:tab/>
        <w:t xml:space="preserve">COUNT(*) AS total_hours,</w:t>
        <w:br w:type="textWrapping"/>
        <w:t xml:space="preserve"> </w:t>
        <w:tab/>
        <w:t xml:space="preserve">AVG(PING_COUNT / 12.0 * 100) AS avg_uptime_pct,</w:t>
        <w:br w:type="textWrapping"/>
        <w:t xml:space="preserve"> </w:t>
        <w:tab/>
        <w:t xml:space="preserve">SUM(CASE WHEN PING_COUNT &lt; 12 THEN 1 ELSE 0 END) AS hours_with_dropout</w:t>
        <w:br w:type="textWrapping"/>
        <w:t xml:space="preserve"> FROM PROD_DB.S3.ROUTER_PING_HOURLY_DATA</w:t>
        <w:br w:type="textWrapping"/>
        <w:t xml:space="preserve"> WHERE DATE = '2026-02-27'</w:t>
        <w:br w:type="textWrapping"/>
        <w:t xml:space="preserve"> GROUP BY PARTNER_ID</w:t>
        <w:br w:type="textWrapping"/>
        <w:t xml:space="preserve"> ORDER BY avg_uptime_pct ASC;</w:t>
      </w:r>
    </w:p>
    <w:p w:rsidR="00000000" w:rsidDel="00000000" w:rsidP="00000000" w:rsidRDefault="00000000" w:rsidRPr="00000000" w14:paraId="000000D6">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3 — Dropout slot detection from PING_BIT</w:t>
      </w:r>
    </w:p>
    <w:p w:rsidR="00000000" w:rsidDel="00000000" w:rsidP="00000000" w:rsidRDefault="00000000" w:rsidRPr="00000000" w14:paraId="000000D7">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DEVICE_ID, DATE, START_TIME, PING_BIT,</w:t>
        <w:br w:type="textWrapping"/>
        <w:t xml:space="preserve"> </w:t>
        <w:tab/>
        <w:t xml:space="preserve">POSITION('0' IN PING_BIT) AS first_dropout_slot_position</w:t>
        <w:br w:type="textWrapping"/>
        <w:t xml:space="preserve"> FROM PROD_DB.S3.ROUTER_PING_HOURLY_DATA</w:t>
        <w:br w:type="textWrapping"/>
        <w:t xml:space="preserve"> WHERE PING_COUNT &lt; 12;</w:t>
      </w:r>
    </w:p>
    <w:p w:rsidR="00000000" w:rsidDel="00000000" w:rsidP="00000000" w:rsidRDefault="00000000" w:rsidRPr="00000000" w14:paraId="000000D8">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4 — Band utilization: 5G vs 2G clients</w:t>
      </w:r>
    </w:p>
    <w:p w:rsidR="00000000" w:rsidDel="00000000" w:rsidP="00000000" w:rsidRDefault="00000000" w:rsidRPr="00000000" w14:paraId="000000D9">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DEVICE_ID, CLIENTS_2_G_MAX, CLIENTS_5_G_MAX,</w:t>
        <w:br w:type="textWrapping"/>
        <w:t xml:space="preserve"> </w:t>
        <w:tab/>
        <w:t xml:space="preserve">ROUND(CLIENTS_5_G_MAX / NULLIF(CLIENTS_2_G_MAX + CLIENTS_5_G_MAX,0) * 100, 1) AS pct_5g</w:t>
        <w:br w:type="textWrapping"/>
        <w:t xml:space="preserve"> FROM PROD_DB.S3.ROUTER_PING_HOURLY_DATA</w:t>
        <w:br w:type="textWrapping"/>
        <w:t xml:space="preserve"> WHERE DATE = '2026-02-27'</w:t>
        <w:br w:type="textWrapping"/>
        <w:t xml:space="preserve"> ORDER BY pct_5g DESC;</w:t>
      </w:r>
    </w:p>
    <w:p w:rsidR="00000000" w:rsidDel="00000000" w:rsidP="00000000" w:rsidRDefault="00000000" w:rsidRPr="00000000" w14:paraId="000000DA">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8. Important Observations</w:t>
      </w:r>
    </w:p>
    <w:p w:rsidR="00000000" w:rsidDel="00000000" w:rsidP="00000000" w:rsidRDefault="00000000" w:rsidRPr="00000000" w14:paraId="000000DB">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PING_BIT is powerful for minute-level outage root cause analysis: '111011111111' means the router went offline at minute 20 of the hour.</w:t>
      </w:r>
    </w:p>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1f497d"/>
          <w:sz w:val="36"/>
          <w:szCs w:val="36"/>
        </w:rPr>
      </w:pPr>
      <w:r w:rsidDel="00000000" w:rsidR="00000000" w:rsidRPr="00000000">
        <w:rPr>
          <w:b w:val="1"/>
          <w:bCs w:val="1"/>
          <w:color w:val="1f497d"/>
          <w:sz w:val="36"/>
          <w:szCs w:val="36"/>
          <w:rtl w:val="0"/>
        </w:rPr>
        <w:t xml:space="preserve">TABLE 2: PROD_DB.PUBLIC.HOURLY_DEVICE_PING_INFLUX</w:t>
      </w:r>
    </w:p>
    <w:p w:rsidR="00000000" w:rsidDel="00000000" w:rsidP="00000000" w:rsidRDefault="00000000" w:rsidRPr="00000000" w14:paraId="000000DF">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1. Table Overview</w:t>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195"/>
        <w:tblGridChange w:id="0">
          <w:tblGrid>
            <w:gridCol w:w="2730"/>
            <w:gridCol w:w="619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E0">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E1">
            <w:pPr>
              <w:spacing w:after="40" w:before="40" w:lineRule="auto"/>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E2">
            <w:pPr>
              <w:spacing w:after="40" w:before="40" w:lineRule="auto"/>
              <w:rPr>
                <w:sz w:val="18"/>
                <w:szCs w:val="18"/>
              </w:rPr>
            </w:pPr>
            <w:r w:rsidDel="00000000" w:rsidR="00000000" w:rsidRPr="00000000">
              <w:rPr>
                <w:sz w:val="18"/>
                <w:szCs w:val="18"/>
                <w:rtl w:val="0"/>
              </w:rPr>
              <w:t xml:space="preserve">Table Name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E3">
            <w:pPr>
              <w:spacing w:after="40" w:before="40" w:lineRule="auto"/>
              <w:rPr>
                <w:sz w:val="18"/>
                <w:szCs w:val="18"/>
              </w:rPr>
            </w:pPr>
            <w:r w:rsidDel="00000000" w:rsidR="00000000" w:rsidRPr="00000000">
              <w:rPr>
                <w:sz w:val="18"/>
                <w:szCs w:val="18"/>
                <w:rtl w:val="0"/>
              </w:rPr>
              <w:t xml:space="preserve">PROD_DB.PUBLIC.HOURLY_DEVICE_PING_INFLUX</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E4">
            <w:pPr>
              <w:spacing w:after="40" w:before="40" w:lineRule="auto"/>
              <w:rPr>
                <w:sz w:val="18"/>
                <w:szCs w:val="18"/>
              </w:rPr>
            </w:pPr>
            <w:r w:rsidDel="00000000" w:rsidR="00000000" w:rsidRPr="00000000">
              <w:rPr>
                <w:sz w:val="18"/>
                <w:szCs w:val="18"/>
                <w:rtl w:val="0"/>
              </w:rPr>
              <w:t xml:space="preserve">Business Purpose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E5">
            <w:pPr>
              <w:spacing w:after="40" w:before="40" w:lineRule="auto"/>
              <w:rPr>
                <w:sz w:val="18"/>
                <w:szCs w:val="18"/>
              </w:rPr>
            </w:pPr>
            <w:r w:rsidDel="00000000" w:rsidR="00000000" w:rsidRPr="00000000">
              <w:rPr>
                <w:sz w:val="18"/>
                <w:szCs w:val="18"/>
                <w:rtl w:val="0"/>
              </w:rPr>
              <w:t xml:space="preserve">Structured, processed version of hourly router ping data from InfluxDB. Cleaned and enriched with optical signal metrics and connected client counts. The go-to table for uptime analysis and network health monitoring.</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E6">
            <w:pPr>
              <w:spacing w:after="40" w:before="40" w:lineRule="auto"/>
              <w:rPr>
                <w:sz w:val="18"/>
                <w:szCs w:val="18"/>
              </w:rPr>
            </w:pPr>
            <w:r w:rsidDel="00000000" w:rsidR="00000000" w:rsidRPr="00000000">
              <w:rPr>
                <w:sz w:val="18"/>
                <w:szCs w:val="18"/>
                <w:rtl w:val="0"/>
              </w:rPr>
              <w:t xml:space="preserve">Grain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E7">
            <w:pPr>
              <w:spacing w:after="40" w:before="40" w:lineRule="auto"/>
              <w:rPr>
                <w:sz w:val="18"/>
                <w:szCs w:val="18"/>
              </w:rPr>
            </w:pPr>
            <w:r w:rsidDel="00000000" w:rsidR="00000000" w:rsidRPr="00000000">
              <w:rPr>
                <w:sz w:val="18"/>
                <w:szCs w:val="18"/>
                <w:rtl w:val="0"/>
              </w:rPr>
              <w:t xml:space="preserve">1 row = 1 router device × 1 hour</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E8">
            <w:pPr>
              <w:spacing w:after="40" w:before="40" w:lineRule="auto"/>
              <w:rPr>
                <w:sz w:val="18"/>
                <w:szCs w:val="18"/>
              </w:rPr>
            </w:pPr>
            <w:r w:rsidDel="00000000" w:rsidR="00000000" w:rsidRPr="00000000">
              <w:rPr>
                <w:sz w:val="18"/>
                <w:szCs w:val="18"/>
                <w:rtl w:val="0"/>
              </w:rPr>
              <w:t xml:space="preserve">Refresh Frequency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E9">
            <w:pPr>
              <w:spacing w:after="40" w:before="40" w:lineRule="auto"/>
              <w:rPr>
                <w:sz w:val="18"/>
                <w:szCs w:val="18"/>
              </w:rPr>
            </w:pPr>
            <w:r w:rsidDel="00000000" w:rsidR="00000000" w:rsidRPr="00000000">
              <w:rPr>
                <w:sz w:val="18"/>
                <w:szCs w:val="18"/>
                <w:rtl w:val="0"/>
              </w:rPr>
              <w:t xml:space="preserve">Hourly (inferred from HOUR_START_IST / HOUR_END_IST windows)</w:t>
            </w:r>
          </w:p>
        </w:tc>
      </w:tr>
    </w:tbl>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2. Column Definitions</w:t>
      </w:r>
    </w:p>
    <w:tbl>
      <w:tblPr>
        <w:tblStyle w:val="Table7"/>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1110"/>
        <w:gridCol w:w="1140"/>
        <w:gridCol w:w="1590"/>
        <w:gridCol w:w="1425"/>
        <w:tblGridChange w:id="0">
          <w:tblGrid>
            <w:gridCol w:w="3930"/>
            <w:gridCol w:w="1110"/>
            <w:gridCol w:w="1140"/>
            <w:gridCol w:w="1590"/>
            <w:gridCol w:w="142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E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Column Name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ED">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EE">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EF">
            <w:pPr>
              <w:spacing w:after="40" w:before="40" w:lineRule="auto"/>
              <w:rPr>
                <w:b w:val="1"/>
                <w:bCs w:val="1"/>
                <w:color w:val="ffffff"/>
                <w:sz w:val="18"/>
                <w:szCs w:val="18"/>
              </w:rPr>
            </w:pPr>
            <w:r w:rsidDel="00000000" w:rsidR="00000000" w:rsidRPr="00000000">
              <w:rPr>
                <w:b w:val="1"/>
                <w:bCs w:val="1"/>
                <w:color w:val="ffffff"/>
                <w:sz w:val="18"/>
                <w:szCs w:val="18"/>
                <w:rtl w:val="0"/>
              </w:rPr>
              <w:t xml:space="preserve">Example Value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0F0">
            <w:pPr>
              <w:spacing w:after="40" w:before="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1">
            <w:pPr>
              <w:spacing w:after="40" w:before="40" w:lineRule="auto"/>
              <w:rPr>
                <w:sz w:val="18"/>
                <w:szCs w:val="18"/>
              </w:rPr>
            </w:pPr>
            <w:r w:rsidDel="00000000" w:rsidR="00000000" w:rsidRPr="00000000">
              <w:rPr>
                <w:sz w:val="18"/>
                <w:szCs w:val="18"/>
                <w:rtl w:val="0"/>
              </w:rPr>
              <w:t xml:space="preserve">PARTNER_ID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2">
            <w:pPr>
              <w:spacing w:after="40" w:before="40"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3">
            <w:pPr>
              <w:spacing w:after="40" w:before="40" w:lineRule="auto"/>
              <w:rPr>
                <w:sz w:val="18"/>
                <w:szCs w:val="18"/>
              </w:rPr>
            </w:pPr>
            <w:r w:rsidDel="00000000" w:rsidR="00000000" w:rsidRPr="00000000">
              <w:rPr>
                <w:sz w:val="18"/>
                <w:szCs w:val="18"/>
                <w:rtl w:val="0"/>
              </w:rPr>
              <w:t xml:space="preserve">ISP partner / distributor who owns this router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4">
            <w:pPr>
              <w:spacing w:after="40" w:before="40" w:lineRule="auto"/>
              <w:rPr>
                <w:sz w:val="18"/>
                <w:szCs w:val="18"/>
              </w:rPr>
            </w:pPr>
            <w:r w:rsidDel="00000000" w:rsidR="00000000" w:rsidRPr="00000000">
              <w:rPr>
                <w:sz w:val="18"/>
                <w:szCs w:val="18"/>
                <w:rtl w:val="0"/>
              </w:rPr>
              <w:t xml:space="preserve">281749854733185</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5">
            <w:pPr>
              <w:spacing w:after="40" w:before="40" w:lineRule="auto"/>
              <w:rPr>
                <w:sz w:val="18"/>
                <w:szCs w:val="18"/>
              </w:rPr>
            </w:pPr>
            <w:r w:rsidDel="00000000" w:rsidR="00000000" w:rsidRPr="00000000">
              <w:rPr>
                <w:sz w:val="18"/>
                <w:szCs w:val="18"/>
                <w:rtl w:val="0"/>
              </w:rPr>
              <w:t xml:space="preserve">Primary grouping key for partner SLA reporting</w:t>
            </w:r>
          </w:p>
        </w:tc>
      </w:tr>
      <w:tr>
        <w:trPr>
          <w:cantSplit w:val="0"/>
          <w:trHeight w:val="13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F6">
            <w:pPr>
              <w:spacing w:after="40" w:before="40" w:lineRule="auto"/>
              <w:rPr>
                <w:sz w:val="18"/>
                <w:szCs w:val="18"/>
              </w:rPr>
            </w:pPr>
            <w:r w:rsidDel="00000000" w:rsidR="00000000" w:rsidRPr="00000000">
              <w:rPr>
                <w:sz w:val="18"/>
                <w:szCs w:val="18"/>
                <w:rtl w:val="0"/>
              </w:rPr>
              <w:t xml:space="preserve">DEVICE_ID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F7">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F8">
            <w:pPr>
              <w:spacing w:after="40" w:before="40" w:lineRule="auto"/>
              <w:rPr>
                <w:sz w:val="18"/>
                <w:szCs w:val="18"/>
              </w:rPr>
            </w:pPr>
            <w:r w:rsidDel="00000000" w:rsidR="00000000" w:rsidRPr="00000000">
              <w:rPr>
                <w:sz w:val="18"/>
                <w:szCs w:val="18"/>
                <w:rtl w:val="0"/>
              </w:rPr>
              <w:t xml:space="preserve">Router identifier with prefix: GX = standard, SY = Syrotech</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F9">
            <w:pPr>
              <w:spacing w:after="40" w:before="40" w:lineRule="auto"/>
              <w:rPr>
                <w:sz w:val="18"/>
                <w:szCs w:val="18"/>
              </w:rPr>
            </w:pPr>
            <w:r w:rsidDel="00000000" w:rsidR="00000000" w:rsidRPr="00000000">
              <w:rPr>
                <w:sz w:val="18"/>
                <w:szCs w:val="18"/>
                <w:rtl w:val="0"/>
              </w:rPr>
              <w:t xml:space="preserve">GX4268</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FA">
            <w:pPr>
              <w:spacing w:after="40" w:before="40" w:lineRule="auto"/>
              <w:rPr>
                <w:sz w:val="18"/>
                <w:szCs w:val="18"/>
              </w:rPr>
            </w:pPr>
            <w:r w:rsidDel="00000000" w:rsidR="00000000" w:rsidRPr="00000000">
              <w:rPr>
                <w:sz w:val="18"/>
                <w:szCs w:val="18"/>
                <w:rtl w:val="0"/>
              </w:rPr>
              <w:t xml:space="preserve">String type; differs from numeric DEVICE_ID in S3 table</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B">
            <w:pPr>
              <w:spacing w:after="40" w:before="40" w:lineRule="auto"/>
              <w:rPr>
                <w:sz w:val="18"/>
                <w:szCs w:val="18"/>
              </w:rPr>
            </w:pPr>
            <w:r w:rsidDel="00000000" w:rsidR="00000000" w:rsidRPr="00000000">
              <w:rPr>
                <w:sz w:val="18"/>
                <w:szCs w:val="18"/>
                <w:rtl w:val="0"/>
              </w:rPr>
              <w:t xml:space="preserve">NAS_ID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C">
            <w:pPr>
              <w:spacing w:after="40" w:before="40"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D">
            <w:pPr>
              <w:spacing w:after="40" w:before="40" w:lineRule="auto"/>
              <w:rPr>
                <w:sz w:val="18"/>
                <w:szCs w:val="18"/>
              </w:rPr>
            </w:pPr>
            <w:r w:rsidDel="00000000" w:rsidR="00000000" w:rsidRPr="00000000">
              <w:rPr>
                <w:sz w:val="18"/>
                <w:szCs w:val="18"/>
                <w:rtl w:val="0"/>
              </w:rPr>
              <w:t xml:space="preserve">Network Access Server 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E">
            <w:pPr>
              <w:spacing w:after="40" w:before="40" w:lineRule="auto"/>
              <w:rPr>
                <w:sz w:val="18"/>
                <w:szCs w:val="18"/>
              </w:rPr>
            </w:pPr>
            <w:r w:rsidDel="00000000" w:rsidR="00000000" w:rsidRPr="00000000">
              <w:rPr>
                <w:sz w:val="18"/>
                <w:szCs w:val="18"/>
                <w:rtl w:val="0"/>
              </w:rPr>
              <w:t xml:space="preserve">281474977201310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0FF">
            <w:pPr>
              <w:spacing w:after="40" w:before="40" w:lineRule="auto"/>
              <w:rPr>
                <w:sz w:val="18"/>
                <w:szCs w:val="18"/>
              </w:rPr>
            </w:pPr>
            <w:r w:rsidDel="00000000" w:rsidR="00000000" w:rsidRPr="00000000">
              <w:rPr>
                <w:sz w:val="18"/>
                <w:szCs w:val="18"/>
                <w:rtl w:val="0"/>
              </w:rPr>
              <w:t xml:space="preserve">Join key with S3 table and usage tables</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0">
            <w:pPr>
              <w:spacing w:after="40" w:before="40" w:lineRule="auto"/>
              <w:rPr>
                <w:sz w:val="18"/>
                <w:szCs w:val="18"/>
              </w:rPr>
            </w:pPr>
            <w:r w:rsidDel="00000000" w:rsidR="00000000" w:rsidRPr="00000000">
              <w:rPr>
                <w:sz w:val="18"/>
                <w:szCs w:val="18"/>
                <w:rtl w:val="0"/>
              </w:rPr>
              <w:t xml:space="preserve">DATE_IST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1">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2">
            <w:pPr>
              <w:spacing w:after="40" w:before="40" w:lineRule="auto"/>
              <w:rPr>
                <w:sz w:val="18"/>
                <w:szCs w:val="18"/>
              </w:rPr>
            </w:pPr>
            <w:r w:rsidDel="00000000" w:rsidR="00000000" w:rsidRPr="00000000">
              <w:rPr>
                <w:sz w:val="18"/>
                <w:szCs w:val="18"/>
                <w:rtl w:val="0"/>
              </w:rPr>
              <w:t xml:space="preserve">Calendar date in IST (midnight)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3">
            <w:pPr>
              <w:spacing w:after="40" w:before="40" w:lineRule="auto"/>
              <w:rPr>
                <w:sz w:val="18"/>
                <w:szCs w:val="18"/>
              </w:rPr>
            </w:pPr>
            <w:r w:rsidDel="00000000" w:rsidR="00000000" w:rsidRPr="00000000">
              <w:rPr>
                <w:sz w:val="18"/>
                <w:szCs w:val="18"/>
                <w:rtl w:val="0"/>
              </w:rPr>
              <w:t xml:space="preserve">2026-01-30 00:00:00.000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4">
            <w:pPr>
              <w:spacing w:after="40" w:before="40" w:lineRule="auto"/>
              <w:rPr>
                <w:sz w:val="18"/>
                <w:szCs w:val="18"/>
              </w:rPr>
            </w:pPr>
            <w:r w:rsidDel="00000000" w:rsidR="00000000" w:rsidRPr="00000000">
              <w:rPr>
                <w:sz w:val="18"/>
                <w:szCs w:val="18"/>
                <w:rtl w:val="0"/>
              </w:rPr>
              <w:t xml:space="preserve">All 10k rows from 2026-01-30</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05">
            <w:pPr>
              <w:spacing w:after="40" w:before="40" w:lineRule="auto"/>
              <w:rPr>
                <w:sz w:val="18"/>
                <w:szCs w:val="18"/>
              </w:rPr>
            </w:pPr>
            <w:r w:rsidDel="00000000" w:rsidR="00000000" w:rsidRPr="00000000">
              <w:rPr>
                <w:sz w:val="18"/>
                <w:szCs w:val="18"/>
                <w:rtl w:val="0"/>
              </w:rPr>
              <w:t xml:space="preserve">HOUR_START_IST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06">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07">
            <w:pPr>
              <w:spacing w:after="40" w:before="40" w:lineRule="auto"/>
              <w:rPr>
                <w:sz w:val="18"/>
                <w:szCs w:val="18"/>
              </w:rPr>
            </w:pPr>
            <w:r w:rsidDel="00000000" w:rsidR="00000000" w:rsidRPr="00000000">
              <w:rPr>
                <w:sz w:val="18"/>
                <w:szCs w:val="18"/>
                <w:rtl w:val="0"/>
              </w:rPr>
              <w:t xml:space="preserve">Exact start of the hourly window in IST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08">
            <w:pPr>
              <w:spacing w:after="40" w:before="40" w:lineRule="auto"/>
              <w:rPr>
                <w:sz w:val="18"/>
                <w:szCs w:val="18"/>
              </w:rPr>
            </w:pPr>
            <w:r w:rsidDel="00000000" w:rsidR="00000000" w:rsidRPr="00000000">
              <w:rPr>
                <w:sz w:val="18"/>
                <w:szCs w:val="18"/>
                <w:rtl w:val="0"/>
              </w:rPr>
              <w:t xml:space="preserve">2026-01-30 07:00:00.000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09">
            <w:pPr>
              <w:spacing w:after="40" w:before="40" w:lineRule="auto"/>
              <w:rPr>
                <w:sz w:val="18"/>
                <w:szCs w:val="18"/>
              </w:rPr>
            </w:pPr>
            <w:r w:rsidDel="00000000" w:rsidR="00000000" w:rsidRPr="00000000">
              <w:rPr>
                <w:sz w:val="18"/>
                <w:szCs w:val="18"/>
                <w:rtl w:val="0"/>
              </w:rPr>
              <w:t xml:space="preserve">Use for time-series joins</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A">
            <w:pPr>
              <w:spacing w:after="40" w:before="40" w:lineRule="auto"/>
              <w:rPr>
                <w:sz w:val="18"/>
                <w:szCs w:val="18"/>
              </w:rPr>
            </w:pPr>
            <w:r w:rsidDel="00000000" w:rsidR="00000000" w:rsidRPr="00000000">
              <w:rPr>
                <w:sz w:val="18"/>
                <w:szCs w:val="18"/>
                <w:rtl w:val="0"/>
              </w:rPr>
              <w:t xml:space="preserve">HOUR_END_IST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B">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C">
            <w:pPr>
              <w:spacing w:after="40" w:before="40" w:lineRule="auto"/>
              <w:rPr>
                <w:sz w:val="18"/>
                <w:szCs w:val="18"/>
              </w:rPr>
            </w:pPr>
            <w:r w:rsidDel="00000000" w:rsidR="00000000" w:rsidRPr="00000000">
              <w:rPr>
                <w:sz w:val="18"/>
                <w:szCs w:val="18"/>
                <w:rtl w:val="0"/>
              </w:rPr>
              <w:t xml:space="preserve">Exact end of the hourly window in IST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D">
            <w:pPr>
              <w:spacing w:after="40" w:before="40" w:lineRule="auto"/>
              <w:rPr>
                <w:sz w:val="18"/>
                <w:szCs w:val="18"/>
              </w:rPr>
            </w:pPr>
            <w:r w:rsidDel="00000000" w:rsidR="00000000" w:rsidRPr="00000000">
              <w:rPr>
                <w:sz w:val="18"/>
                <w:szCs w:val="18"/>
                <w:rtl w:val="0"/>
              </w:rPr>
              <w:t xml:space="preserve">2026-01-30 07:59:59.000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0E">
            <w:pPr>
              <w:spacing w:after="40" w:before="40" w:lineRule="auto"/>
              <w:rPr>
                <w:sz w:val="18"/>
                <w:szCs w:val="18"/>
              </w:rPr>
            </w:pPr>
            <w:r w:rsidDel="00000000" w:rsidR="00000000" w:rsidRPr="00000000">
              <w:rPr>
                <w:sz w:val="18"/>
                <w:szCs w:val="18"/>
                <w:rtl w:val="0"/>
              </w:rPr>
              <w:t xml:space="preserve">Always 59m 59s after start</w:t>
            </w:r>
          </w:p>
        </w:tc>
      </w:tr>
      <w:tr>
        <w:trPr>
          <w:cantSplit w:val="0"/>
          <w:trHeight w:val="139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0F">
            <w:pPr>
              <w:spacing w:after="40" w:before="40" w:lineRule="auto"/>
              <w:rPr>
                <w:sz w:val="18"/>
                <w:szCs w:val="18"/>
              </w:rPr>
            </w:pPr>
            <w:ins w:author="Nikhil Sharma" w:id="0" w:date="2026-05-15T11:05:53Z">
              <w:r w:rsidDel="00000000" w:rsidR="00000000" w:rsidRPr="00000000">
                <w:rPr>
                  <w:sz w:val="18"/>
                  <w:szCs w:val="18"/>
                  <w:rtl w:val="0"/>
                  <w:rPrChange w:author="Nikhil Sharma" w:id="1" w:date="2026-05-15T11:05:53Z">
                    <w:rPr/>
                  </w:rPrChange>
                </w:rPr>
                <w:t xml:space="preserve">9</w:t>
              </w:r>
            </w:ins>
            <w:del w:author="Nikhil Sharma" w:id="0" w:date="2026-05-15T11:05:53Z">
              <w:r w:rsidDel="00000000" w:rsidR="00000000" w:rsidRPr="00000000">
                <w:rPr>
                  <w:sz w:val="18"/>
                  <w:szCs w:val="18"/>
                  <w:rtl w:val="0"/>
                  <w:rPrChange w:author="Nikhil Sharma" w:id="1" w:date="2026-05-15T11:05:53Z">
                    <w:rPr>
                      <w:sz w:val="18"/>
                      <w:szCs w:val="18"/>
                    </w:rPr>
                  </w:rPrChange>
                </w:rPr>
                <w:delText xml:space="preserve">TOTAL_PINGS_RECEIVED</w:delText>
              </w:r>
            </w:del>
            <w:r w:rsidDel="00000000" w:rsidR="00000000" w:rsidRPr="00000000">
              <w:rPr>
                <w:rtl w:val="0"/>
              </w:rPr>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10">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11">
            <w:pPr>
              <w:spacing w:after="40" w:before="40" w:lineRule="auto"/>
              <w:rPr>
                <w:sz w:val="18"/>
                <w:szCs w:val="18"/>
              </w:rPr>
            </w:pPr>
            <w:r w:rsidDel="00000000" w:rsidR="00000000" w:rsidRPr="00000000">
              <w:rPr>
                <w:sz w:val="18"/>
                <w:szCs w:val="18"/>
                <w:rtl w:val="0"/>
              </w:rPr>
              <w:t xml:space="preserve">Pings actually received from the router this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12">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13">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Max expected = 12; value of 1 in most rows → significant outage</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14">
            <w:pPr>
              <w:spacing w:after="40" w:before="40" w:lineRule="auto"/>
              <w:rPr>
                <w:sz w:val="18"/>
                <w:szCs w:val="18"/>
              </w:rPr>
            </w:pPr>
            <w:r w:rsidDel="00000000" w:rsidR="00000000" w:rsidRPr="00000000">
              <w:rPr>
                <w:sz w:val="18"/>
                <w:szCs w:val="18"/>
                <w:rtl w:val="0"/>
              </w:rPr>
              <w:t xml:space="preserve">TOTAL_PINGS_MISSED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15">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16">
            <w:pPr>
              <w:spacing w:after="40" w:before="40" w:lineRule="auto"/>
              <w:rPr>
                <w:sz w:val="18"/>
                <w:szCs w:val="18"/>
              </w:rPr>
            </w:pPr>
            <w:r w:rsidDel="00000000" w:rsidR="00000000" w:rsidRPr="00000000">
              <w:rPr>
                <w:sz w:val="18"/>
                <w:szCs w:val="18"/>
                <w:rtl w:val="0"/>
              </w:rPr>
              <w:t xml:space="preserve">5-minute ping slots with no ping received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17">
            <w:pPr>
              <w:spacing w:after="40" w:before="40" w:lineRule="auto"/>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18">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RECEIVED + MISSED should ≈ 12</w:t>
            </w:r>
          </w:p>
        </w:tc>
      </w:tr>
      <w:tr>
        <w:trPr>
          <w:cantSplit w:val="0"/>
          <w:trHeight w:val="139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19">
            <w:pPr>
              <w:spacing w:after="40" w:before="40" w:lineRule="auto"/>
              <w:rPr>
                <w:sz w:val="18"/>
                <w:szCs w:val="18"/>
              </w:rPr>
            </w:pPr>
            <w:r w:rsidDel="00000000" w:rsidR="00000000" w:rsidRPr="00000000">
              <w:rPr>
                <w:sz w:val="18"/>
                <w:szCs w:val="18"/>
                <w:rtl w:val="0"/>
              </w:rPr>
              <w:t xml:space="preserve">FRAGMENTED_PING_MISSES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1A">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1B">
            <w:pPr>
              <w:spacing w:after="40" w:before="40" w:lineRule="auto"/>
              <w:rPr>
                <w:sz w:val="18"/>
                <w:szCs w:val="18"/>
              </w:rPr>
            </w:pPr>
            <w:r w:rsidDel="00000000" w:rsidR="00000000" w:rsidRPr="00000000">
              <w:rPr>
                <w:sz w:val="18"/>
                <w:szCs w:val="18"/>
                <w:rtl w:val="0"/>
              </w:rPr>
              <w:t xml:space="preserve">Count of isolated single missed pings (not consecutive)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1C">
            <w:pPr>
              <w:spacing w:after="40" w:before="4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1D">
            <w:pPr>
              <w:spacing w:after="40" w:before="40" w:lineRule="auto"/>
              <w:rPr>
                <w:sz w:val="18"/>
                <w:szCs w:val="18"/>
              </w:rPr>
            </w:pPr>
            <w:r w:rsidDel="00000000" w:rsidR="00000000" w:rsidRPr="00000000">
              <w:rPr>
                <w:sz w:val="18"/>
                <w:szCs w:val="18"/>
                <w:rtl w:val="0"/>
              </w:rPr>
              <w:t xml:space="preserve">Distinguishes brief glitches from sustained outages</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1E">
            <w:pPr>
              <w:spacing w:after="40" w:before="40" w:lineRule="auto"/>
              <w:rPr>
                <w:sz w:val="18"/>
                <w:szCs w:val="18"/>
              </w:rPr>
            </w:pPr>
            <w:r w:rsidDel="00000000" w:rsidR="00000000" w:rsidRPr="00000000">
              <w:rPr>
                <w:sz w:val="18"/>
                <w:szCs w:val="18"/>
                <w:rtl w:val="0"/>
              </w:rPr>
              <w:t xml:space="preserve">CONTINUOUS_MISSED_PING_INSTANCES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1F">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20">
            <w:pPr>
              <w:spacing w:after="40" w:before="40" w:lineRule="auto"/>
              <w:rPr>
                <w:sz w:val="18"/>
                <w:szCs w:val="18"/>
              </w:rPr>
            </w:pPr>
            <w:r w:rsidDel="00000000" w:rsidR="00000000" w:rsidRPr="00000000">
              <w:rPr>
                <w:sz w:val="18"/>
                <w:szCs w:val="18"/>
                <w:rtl w:val="0"/>
              </w:rPr>
              <w:t xml:space="preserve">Number of consecutive miss streak events in the hour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21">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22">
            <w:pPr>
              <w:spacing w:after="40" w:before="40" w:lineRule="auto"/>
              <w:rPr>
                <w:sz w:val="18"/>
                <w:szCs w:val="18"/>
              </w:rPr>
            </w:pPr>
            <w:r w:rsidDel="00000000" w:rsidR="00000000" w:rsidRPr="00000000">
              <w:rPr>
                <w:sz w:val="18"/>
                <w:szCs w:val="18"/>
                <w:rtl w:val="0"/>
              </w:rPr>
              <w:t xml:space="preserve">Higher = more prolonged dropout events</w:t>
            </w:r>
          </w:p>
        </w:tc>
      </w:tr>
      <w:tr>
        <w:trPr>
          <w:cantSplit w:val="0"/>
          <w:trHeight w:val="139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23">
            <w:pPr>
              <w:spacing w:after="40" w:before="40" w:lineRule="auto"/>
              <w:rPr>
                <w:sz w:val="18"/>
                <w:szCs w:val="18"/>
              </w:rPr>
            </w:pPr>
            <w:r w:rsidDel="00000000" w:rsidR="00000000" w:rsidRPr="00000000">
              <w:rPr>
                <w:sz w:val="18"/>
                <w:szCs w:val="18"/>
                <w:rtl w:val="0"/>
              </w:rPr>
              <w:t xml:space="preserve">MAX_PINGS_MISSED_IN_CONTINUOUS_INSTANCE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24">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25">
            <w:pPr>
              <w:spacing w:after="40" w:before="40" w:lineRule="auto"/>
              <w:rPr>
                <w:sz w:val="18"/>
                <w:szCs w:val="18"/>
              </w:rPr>
            </w:pPr>
            <w:r w:rsidDel="00000000" w:rsidR="00000000" w:rsidRPr="00000000">
              <w:rPr>
                <w:sz w:val="18"/>
                <w:szCs w:val="18"/>
                <w:rtl w:val="0"/>
              </w:rPr>
              <w:t xml:space="preserve">Longest single streak of consecutive missed pings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26">
            <w:pPr>
              <w:spacing w:after="40" w:before="40" w:lineRule="auto"/>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27">
            <w:pPr>
              <w:spacing w:after="40" w:before="40" w:lineRule="auto"/>
              <w:rPr>
                <w:sz w:val="18"/>
                <w:szCs w:val="18"/>
              </w:rPr>
            </w:pPr>
            <w:r w:rsidDel="00000000" w:rsidR="00000000" w:rsidRPr="00000000">
              <w:rPr>
                <w:sz w:val="18"/>
                <w:szCs w:val="18"/>
                <w:rtl w:val="0"/>
              </w:rPr>
              <w:t xml:space="preserve">= 12 means fully offline the entire hour</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28">
            <w:pPr>
              <w:spacing w:after="40" w:before="40" w:lineRule="auto"/>
              <w:rPr>
                <w:sz w:val="18"/>
                <w:szCs w:val="18"/>
              </w:rPr>
            </w:pPr>
            <w:r w:rsidDel="00000000" w:rsidR="00000000" w:rsidRPr="00000000">
              <w:rPr>
                <w:sz w:val="18"/>
                <w:szCs w:val="18"/>
                <w:rtl w:val="0"/>
              </w:rPr>
              <w:t xml:space="preserve">MIN_PINGS_MISSED_IN_CONTINUOUS_INSTANCE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29">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2A">
            <w:pPr>
              <w:spacing w:after="40" w:before="40" w:lineRule="auto"/>
              <w:rPr>
                <w:sz w:val="18"/>
                <w:szCs w:val="18"/>
              </w:rPr>
            </w:pPr>
            <w:r w:rsidDel="00000000" w:rsidR="00000000" w:rsidRPr="00000000">
              <w:rPr>
                <w:sz w:val="18"/>
                <w:szCs w:val="18"/>
                <w:rtl w:val="0"/>
              </w:rPr>
              <w:t xml:space="preserve">Shortest consecutive miss streak</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2B">
            <w:pPr>
              <w:spacing w:after="40" w:before="40" w:lineRule="auto"/>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2C">
            <w:pPr>
              <w:spacing w:after="40" w:before="40" w:lineRule="auto"/>
              <w:rPr>
                <w:sz w:val="18"/>
                <w:szCs w:val="18"/>
              </w:rPr>
            </w:pPr>
            <w:r w:rsidDel="00000000" w:rsidR="00000000" w:rsidRPr="00000000">
              <w:rPr>
                <w:sz w:val="18"/>
                <w:szCs w:val="18"/>
                <w:rtl w:val="0"/>
              </w:rPr>
              <w:t xml:space="preserve">Equals MAX when only 1 dropout instance</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2D">
            <w:pPr>
              <w:spacing w:after="40" w:before="40" w:lineRule="auto"/>
              <w:rPr>
                <w:sz w:val="18"/>
                <w:szCs w:val="18"/>
              </w:rPr>
            </w:pPr>
            <w:r w:rsidDel="00000000" w:rsidR="00000000" w:rsidRPr="00000000">
              <w:rPr>
                <w:sz w:val="18"/>
                <w:szCs w:val="18"/>
                <w:rtl w:val="0"/>
              </w:rPr>
              <w:t xml:space="preserve">FIRST_MISS_TIMESTAMP_IST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2E">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2F">
            <w:pPr>
              <w:spacing w:after="40" w:before="40" w:lineRule="auto"/>
              <w:rPr>
                <w:sz w:val="18"/>
                <w:szCs w:val="18"/>
              </w:rPr>
            </w:pPr>
            <w:r w:rsidDel="00000000" w:rsidR="00000000" w:rsidRPr="00000000">
              <w:rPr>
                <w:sz w:val="18"/>
                <w:szCs w:val="18"/>
                <w:rtl w:val="0"/>
              </w:rPr>
              <w:t xml:space="preserve">When the first ping miss occurred in the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30">
            <w:pPr>
              <w:spacing w:after="40" w:before="40" w:lineRule="auto"/>
              <w:rPr>
                <w:sz w:val="18"/>
                <w:szCs w:val="18"/>
              </w:rPr>
            </w:pPr>
            <w:r w:rsidDel="00000000" w:rsidR="00000000" w:rsidRPr="00000000">
              <w:rPr>
                <w:sz w:val="18"/>
                <w:szCs w:val="18"/>
                <w:rtl w:val="0"/>
              </w:rPr>
              <w:t xml:space="preserve">2026-01-30 07:05:00.000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31">
            <w:pPr>
              <w:spacing w:after="40" w:before="40" w:lineRule="auto"/>
              <w:rPr>
                <w:sz w:val="18"/>
                <w:szCs w:val="18"/>
              </w:rPr>
            </w:pPr>
            <w:r w:rsidDel="00000000" w:rsidR="00000000" w:rsidRPr="00000000">
              <w:rPr>
                <w:sz w:val="18"/>
                <w:szCs w:val="18"/>
                <w:rtl w:val="0"/>
              </w:rPr>
              <w:t xml:space="preserve">Pinpoints outage start time</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32">
            <w:pPr>
              <w:spacing w:after="40" w:before="40" w:lineRule="auto"/>
              <w:rPr>
                <w:sz w:val="18"/>
                <w:szCs w:val="18"/>
              </w:rPr>
            </w:pPr>
            <w:r w:rsidDel="00000000" w:rsidR="00000000" w:rsidRPr="00000000">
              <w:rPr>
                <w:sz w:val="18"/>
                <w:szCs w:val="18"/>
                <w:rtl w:val="0"/>
              </w:rPr>
              <w:t xml:space="preserve">LAST_MISS_TIMESTAMP_IST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33">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34">
            <w:pPr>
              <w:spacing w:after="40" w:before="40" w:lineRule="auto"/>
              <w:rPr>
                <w:sz w:val="18"/>
                <w:szCs w:val="18"/>
              </w:rPr>
            </w:pPr>
            <w:r w:rsidDel="00000000" w:rsidR="00000000" w:rsidRPr="00000000">
              <w:rPr>
                <w:sz w:val="18"/>
                <w:szCs w:val="18"/>
                <w:rtl w:val="0"/>
              </w:rPr>
              <w:t xml:space="preserve">When the last ping miss occurred in the hour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35">
            <w:pPr>
              <w:spacing w:after="40" w:before="40" w:lineRule="auto"/>
              <w:rPr>
                <w:sz w:val="18"/>
                <w:szCs w:val="18"/>
              </w:rPr>
            </w:pPr>
            <w:r w:rsidDel="00000000" w:rsidR="00000000" w:rsidRPr="00000000">
              <w:rPr>
                <w:sz w:val="18"/>
                <w:szCs w:val="18"/>
                <w:rtl w:val="0"/>
              </w:rPr>
              <w:t xml:space="preserve">2026-01-30 07:55:00.000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36">
            <w:pPr>
              <w:spacing w:after="40" w:before="40" w:lineRule="auto"/>
              <w:rPr>
                <w:sz w:val="18"/>
                <w:szCs w:val="18"/>
              </w:rPr>
            </w:pPr>
            <w:r w:rsidDel="00000000" w:rsidR="00000000" w:rsidRPr="00000000">
              <w:rPr>
                <w:sz w:val="18"/>
                <w:szCs w:val="18"/>
                <w:rtl w:val="0"/>
              </w:rPr>
              <w:t xml:space="preserve">Pinpoints when router came back</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37">
            <w:pPr>
              <w:spacing w:after="40" w:before="40" w:lineRule="auto"/>
              <w:rPr>
                <w:sz w:val="18"/>
                <w:szCs w:val="18"/>
              </w:rPr>
            </w:pPr>
            <w:r w:rsidDel="00000000" w:rsidR="00000000" w:rsidRPr="00000000">
              <w:rPr>
                <w:sz w:val="18"/>
                <w:szCs w:val="18"/>
                <w:rtl w:val="0"/>
              </w:rPr>
              <w:t xml:space="preserve">OPTICAL_MIN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38">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39">
            <w:pPr>
              <w:spacing w:after="40" w:before="40" w:lineRule="auto"/>
              <w:rPr>
                <w:sz w:val="18"/>
                <w:szCs w:val="18"/>
              </w:rPr>
            </w:pPr>
            <w:r w:rsidDel="00000000" w:rsidR="00000000" w:rsidRPr="00000000">
              <w:rPr>
                <w:sz w:val="18"/>
                <w:szCs w:val="18"/>
                <w:rtl w:val="0"/>
              </w:rPr>
              <w:t xml:space="preserve">Minimum optical receive power (dBm)</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3A">
            <w:pPr>
              <w:spacing w:after="40" w:before="40" w:lineRule="auto"/>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3B">
            <w:pPr>
              <w:spacing w:after="40" w:before="40" w:lineRule="auto"/>
              <w:rPr>
                <w:sz w:val="18"/>
                <w:szCs w:val="18"/>
              </w:rPr>
            </w:pPr>
            <w:r w:rsidDel="00000000" w:rsidR="00000000" w:rsidRPr="00000000">
              <w:rPr>
                <w:sz w:val="18"/>
                <w:szCs w:val="18"/>
                <w:rtl w:val="0"/>
              </w:rPr>
              <w:t xml:space="preserve">Valid range approx -8 (strong) to -30 (weak/critical)</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3C">
            <w:pPr>
              <w:spacing w:after="40" w:before="40" w:lineRule="auto"/>
              <w:rPr>
                <w:sz w:val="18"/>
                <w:szCs w:val="18"/>
              </w:rPr>
            </w:pPr>
            <w:r w:rsidDel="00000000" w:rsidR="00000000" w:rsidRPr="00000000">
              <w:rPr>
                <w:sz w:val="18"/>
                <w:szCs w:val="18"/>
                <w:rtl w:val="0"/>
              </w:rPr>
              <w:t xml:space="preserve">OPTICAL_AVG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3D">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3E">
            <w:pPr>
              <w:spacing w:after="40" w:before="40" w:lineRule="auto"/>
              <w:rPr>
                <w:sz w:val="18"/>
                <w:szCs w:val="18"/>
              </w:rPr>
            </w:pPr>
            <w:r w:rsidDel="00000000" w:rsidR="00000000" w:rsidRPr="00000000">
              <w:rPr>
                <w:sz w:val="18"/>
                <w:szCs w:val="18"/>
                <w:rtl w:val="0"/>
              </w:rPr>
              <w:t xml:space="preserve">Average optical receive power (dBm)</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3F">
            <w:pPr>
              <w:spacing w:after="40" w:before="40" w:lineRule="auto"/>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40">
            <w:pPr>
              <w:spacing w:after="40" w:before="40" w:lineRule="auto"/>
              <w:rPr>
                <w:sz w:val="18"/>
                <w:szCs w:val="18"/>
              </w:rPr>
            </w:pPr>
            <w:r w:rsidDel="00000000" w:rsidR="00000000" w:rsidRPr="00000000">
              <w:rPr>
                <w:sz w:val="18"/>
                <w:szCs w:val="18"/>
                <w:rtl w:val="0"/>
              </w:rPr>
              <w:t xml:space="preserve">Primary indicator of fiber link quality</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1">
            <w:pPr>
              <w:spacing w:after="40" w:before="40" w:lineRule="auto"/>
              <w:rPr>
                <w:sz w:val="18"/>
                <w:szCs w:val="18"/>
              </w:rPr>
            </w:pPr>
            <w:r w:rsidDel="00000000" w:rsidR="00000000" w:rsidRPr="00000000">
              <w:rPr>
                <w:sz w:val="18"/>
                <w:szCs w:val="18"/>
                <w:rtl w:val="0"/>
              </w:rPr>
              <w:t xml:space="preserve">OPTICAL_MAX</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2">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3">
            <w:pPr>
              <w:spacing w:after="40" w:before="40" w:lineRule="auto"/>
              <w:rPr>
                <w:sz w:val="18"/>
                <w:szCs w:val="18"/>
              </w:rPr>
            </w:pPr>
            <w:r w:rsidDel="00000000" w:rsidR="00000000" w:rsidRPr="00000000">
              <w:rPr>
                <w:sz w:val="18"/>
                <w:szCs w:val="18"/>
                <w:rtl w:val="0"/>
              </w:rPr>
              <w:t xml:space="preserve">Maximum optical receive power (dBm)</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4">
            <w:pPr>
              <w:spacing w:after="40" w:before="40" w:lineRule="auto"/>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5">
            <w:pPr>
              <w:spacing w:after="40" w:before="40" w:lineRule="auto"/>
              <w:rPr>
                <w:sz w:val="18"/>
                <w:szCs w:val="18"/>
              </w:rPr>
            </w:pPr>
            <w:r w:rsidDel="00000000" w:rsidR="00000000" w:rsidRPr="00000000">
              <w:rPr>
                <w:sz w:val="18"/>
                <w:szCs w:val="18"/>
                <w:rtl w:val="0"/>
              </w:rPr>
              <w:t xml:space="preserve">If MIN=AVG=MAX, signal was stable across the hour</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46">
            <w:pPr>
              <w:spacing w:after="40" w:before="40" w:lineRule="auto"/>
              <w:rPr>
                <w:sz w:val="18"/>
                <w:szCs w:val="18"/>
              </w:rPr>
            </w:pPr>
            <w:r w:rsidDel="00000000" w:rsidR="00000000" w:rsidRPr="00000000">
              <w:rPr>
                <w:sz w:val="18"/>
                <w:szCs w:val="18"/>
                <w:rtl w:val="0"/>
              </w:rPr>
              <w:t xml:space="preserve">CONNECTED_2G_MAX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47">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48">
            <w:pPr>
              <w:spacing w:after="40" w:before="40" w:lineRule="auto"/>
              <w:rPr>
                <w:sz w:val="18"/>
                <w:szCs w:val="18"/>
              </w:rPr>
            </w:pPr>
            <w:r w:rsidDel="00000000" w:rsidR="00000000" w:rsidRPr="00000000">
              <w:rPr>
                <w:sz w:val="18"/>
                <w:szCs w:val="18"/>
                <w:rtl w:val="0"/>
              </w:rPr>
              <w:t xml:space="preserve">Max devices on 2.4 GHz WiFi band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49">
            <w:pPr>
              <w:spacing w:after="40" w:before="4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4A">
            <w:pPr>
              <w:spacing w:after="40" w:before="40" w:lineRule="auto"/>
              <w:rPr>
                <w:sz w:val="18"/>
                <w:szCs w:val="18"/>
              </w:rPr>
            </w:pPr>
            <w:r w:rsidDel="00000000" w:rsidR="00000000" w:rsidRPr="00000000">
              <w:rPr>
                <w:sz w:val="18"/>
                <w:szCs w:val="18"/>
                <w:rtl w:val="0"/>
              </w:rPr>
              <w:t xml:space="preserve">0 = no 2G clients</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B">
            <w:pPr>
              <w:spacing w:after="40" w:before="40" w:lineRule="auto"/>
              <w:rPr>
                <w:sz w:val="18"/>
                <w:szCs w:val="18"/>
              </w:rPr>
            </w:pPr>
            <w:r w:rsidDel="00000000" w:rsidR="00000000" w:rsidRPr="00000000">
              <w:rPr>
                <w:sz w:val="18"/>
                <w:szCs w:val="18"/>
                <w:rtl w:val="0"/>
              </w:rPr>
              <w:t xml:space="preserve">CONNECTED_5G_MAX</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C">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D">
            <w:pPr>
              <w:spacing w:after="40" w:before="40" w:lineRule="auto"/>
              <w:rPr>
                <w:sz w:val="18"/>
                <w:szCs w:val="18"/>
              </w:rPr>
            </w:pPr>
            <w:r w:rsidDel="00000000" w:rsidR="00000000" w:rsidRPr="00000000">
              <w:rPr>
                <w:sz w:val="18"/>
                <w:szCs w:val="18"/>
                <w:rtl w:val="0"/>
              </w:rPr>
              <w:t xml:space="preserve">Max devices on 5 GHz WiFi band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E">
            <w:pPr>
              <w:spacing w:after="40" w:before="4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4F">
            <w:pPr>
              <w:spacing w:after="40" w:before="40" w:lineRule="auto"/>
              <w:rPr>
                <w:sz w:val="18"/>
                <w:szCs w:val="18"/>
              </w:rPr>
            </w:pPr>
            <w:r w:rsidDel="00000000" w:rsidR="00000000" w:rsidRPr="00000000">
              <w:rPr>
                <w:sz w:val="18"/>
                <w:szCs w:val="18"/>
                <w:rtl w:val="0"/>
              </w:rPr>
              <w:t xml:space="preserve">Higher = modern device usage</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0">
            <w:pPr>
              <w:spacing w:after="40" w:before="40" w:lineRule="auto"/>
              <w:rPr>
                <w:sz w:val="18"/>
                <w:szCs w:val="18"/>
              </w:rPr>
            </w:pPr>
            <w:r w:rsidDel="00000000" w:rsidR="00000000" w:rsidRPr="00000000">
              <w:rPr>
                <w:sz w:val="18"/>
                <w:szCs w:val="18"/>
                <w:rtl w:val="0"/>
              </w:rPr>
              <w:t xml:space="preserve">CONNECTED_WIOMNET_MAX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1">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2">
            <w:pPr>
              <w:spacing w:after="40" w:before="40" w:lineRule="auto"/>
              <w:rPr>
                <w:sz w:val="18"/>
                <w:szCs w:val="18"/>
              </w:rPr>
            </w:pPr>
            <w:r w:rsidDel="00000000" w:rsidR="00000000" w:rsidRPr="00000000">
              <w:rPr>
                <w:sz w:val="18"/>
                <w:szCs w:val="18"/>
                <w:rtl w:val="0"/>
              </w:rPr>
              <w:t xml:space="preserve">Max devices on the ISP's WiomNet SSID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3">
            <w:pPr>
              <w:spacing w:after="40" w:before="4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4">
            <w:pPr>
              <w:spacing w:after="40" w:before="40" w:lineRule="auto"/>
              <w:rPr>
                <w:sz w:val="18"/>
                <w:szCs w:val="18"/>
              </w:rPr>
            </w:pPr>
            <w:r w:rsidDel="00000000" w:rsidR="00000000" w:rsidRPr="00000000">
              <w:rPr>
                <w:sz w:val="18"/>
                <w:szCs w:val="18"/>
                <w:rtl w:val="0"/>
              </w:rPr>
              <w:t xml:space="preserve">ISP-managed network layer</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55">
            <w:pPr>
              <w:spacing w:after="40" w:before="40" w:lineRule="auto"/>
              <w:rPr>
                <w:sz w:val="18"/>
                <w:szCs w:val="18"/>
              </w:rPr>
            </w:pPr>
            <w:r w:rsidDel="00000000" w:rsidR="00000000" w:rsidRPr="00000000">
              <w:rPr>
                <w:sz w:val="18"/>
                <w:szCs w:val="18"/>
                <w:rtl w:val="0"/>
              </w:rPr>
              <w:t xml:space="preserve">FIRST_PING_TS_IST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56">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57">
            <w:pPr>
              <w:spacing w:after="40" w:before="40" w:lineRule="auto"/>
              <w:rPr>
                <w:sz w:val="18"/>
                <w:szCs w:val="18"/>
              </w:rPr>
            </w:pPr>
            <w:r w:rsidDel="00000000" w:rsidR="00000000" w:rsidRPr="00000000">
              <w:rPr>
                <w:sz w:val="18"/>
                <w:szCs w:val="18"/>
                <w:rtl w:val="0"/>
              </w:rPr>
              <w:t xml:space="preserve">Timestamp of the first ping received in the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58">
            <w:pPr>
              <w:spacing w:after="40" w:before="40" w:lineRule="auto"/>
              <w:rPr>
                <w:sz w:val="18"/>
                <w:szCs w:val="18"/>
              </w:rPr>
            </w:pPr>
            <w:r w:rsidDel="00000000" w:rsidR="00000000" w:rsidRPr="00000000">
              <w:rPr>
                <w:sz w:val="18"/>
                <w:szCs w:val="18"/>
                <w:rtl w:val="0"/>
              </w:rPr>
              <w:t xml:space="preserve">2026-01-30 07:01:04.000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59">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If close to hour start → router was online from beginning</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A">
            <w:pPr>
              <w:spacing w:after="40" w:before="40" w:lineRule="auto"/>
              <w:rPr>
                <w:sz w:val="18"/>
                <w:szCs w:val="18"/>
              </w:rPr>
            </w:pPr>
            <w:r w:rsidDel="00000000" w:rsidR="00000000" w:rsidRPr="00000000">
              <w:rPr>
                <w:sz w:val="18"/>
                <w:szCs w:val="18"/>
                <w:rtl w:val="0"/>
              </w:rPr>
              <w:t xml:space="preserve">LAST_PING_TS_IST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B">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C">
            <w:pPr>
              <w:spacing w:after="40" w:before="40" w:lineRule="auto"/>
              <w:rPr>
                <w:sz w:val="18"/>
                <w:szCs w:val="18"/>
              </w:rPr>
            </w:pPr>
            <w:r w:rsidDel="00000000" w:rsidR="00000000" w:rsidRPr="00000000">
              <w:rPr>
                <w:sz w:val="18"/>
                <w:szCs w:val="18"/>
                <w:rtl w:val="0"/>
              </w:rPr>
              <w:t xml:space="preserve">Timestamp of the last ping received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D">
            <w:pPr>
              <w:spacing w:after="40" w:before="40" w:lineRule="auto"/>
              <w:rPr>
                <w:sz w:val="18"/>
                <w:szCs w:val="18"/>
              </w:rPr>
            </w:pPr>
            <w:r w:rsidDel="00000000" w:rsidR="00000000" w:rsidRPr="00000000">
              <w:rPr>
                <w:sz w:val="18"/>
                <w:szCs w:val="18"/>
                <w:rtl w:val="0"/>
              </w:rPr>
              <w:t xml:space="preserve">2026-01-30 07:01:04.000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5E">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If FIRST = LAST → only 1 ping received all hour</w:t>
            </w:r>
          </w:p>
        </w:tc>
      </w:tr>
      <w:tr>
        <w:trPr>
          <w:cantSplit w:val="0"/>
          <w:trHeight w:val="139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5F">
            <w:pPr>
              <w:spacing w:after="40" w:before="40" w:lineRule="auto"/>
              <w:rPr>
                <w:sz w:val="18"/>
                <w:szCs w:val="18"/>
              </w:rPr>
            </w:pPr>
            <w:r w:rsidDel="00000000" w:rsidR="00000000" w:rsidRPr="00000000">
              <w:rPr>
                <w:sz w:val="18"/>
                <w:szCs w:val="18"/>
                <w:rtl w:val="0"/>
              </w:rPr>
              <w:t xml:space="preserve">PING_BITMAP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60">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61">
            <w:pPr>
              <w:spacing w:after="40" w:before="40" w:lineRule="auto"/>
              <w:rPr>
                <w:sz w:val="18"/>
                <w:szCs w:val="18"/>
              </w:rPr>
            </w:pPr>
            <w:r w:rsidDel="00000000" w:rsidR="00000000" w:rsidRPr="00000000">
              <w:rPr>
                <w:sz w:val="18"/>
                <w:szCs w:val="18"/>
                <w:rtl w:val="0"/>
              </w:rPr>
              <w:t xml:space="preserve">12-char binary string (1=received, 0=missed per 5-min slot)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62">
            <w:pPr>
              <w:spacing w:after="40" w:before="40" w:lineRule="auto"/>
              <w:rPr>
                <w:sz w:val="18"/>
                <w:szCs w:val="18"/>
              </w:rPr>
            </w:pPr>
            <w:r w:rsidDel="00000000" w:rsidR="00000000" w:rsidRPr="00000000">
              <w:rPr>
                <w:sz w:val="18"/>
                <w:szCs w:val="18"/>
                <w:rtl w:val="0"/>
              </w:rPr>
              <w:t xml:space="preserve">100000000000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63">
            <w:pPr>
              <w:spacing w:after="40" w:before="40" w:lineRule="auto"/>
              <w:rPr>
                <w:sz w:val="18"/>
                <w:szCs w:val="18"/>
              </w:rPr>
            </w:pPr>
            <w:r w:rsidDel="00000000" w:rsidR="00000000" w:rsidRPr="00000000">
              <w:rPr>
                <w:sz w:val="18"/>
                <w:szCs w:val="18"/>
                <w:rtl w:val="0"/>
              </w:rPr>
              <w:t xml:space="preserve">'100000000000' = first slot alive, all rest dead</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64">
            <w:pPr>
              <w:spacing w:after="40" w:before="40" w:lineRule="auto"/>
              <w:rPr>
                <w:sz w:val="18"/>
                <w:szCs w:val="18"/>
              </w:rPr>
            </w:pPr>
            <w:r w:rsidDel="00000000" w:rsidR="00000000" w:rsidRPr="00000000">
              <w:rPr>
                <w:sz w:val="18"/>
                <w:szCs w:val="18"/>
                <w:rtl w:val="0"/>
              </w:rPr>
              <w:t xml:space="preserve">BANDSTEERING_FLAG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65">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66">
            <w:pPr>
              <w:spacing w:after="40" w:before="40" w:lineRule="auto"/>
              <w:rPr>
                <w:sz w:val="18"/>
                <w:szCs w:val="18"/>
              </w:rPr>
            </w:pPr>
            <w:r w:rsidDel="00000000" w:rsidR="00000000" w:rsidRPr="00000000">
              <w:rPr>
                <w:sz w:val="18"/>
                <w:szCs w:val="18"/>
                <w:rtl w:val="0"/>
              </w:rPr>
              <w:t xml:space="preserve">Whether band steering is enabled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67">
            <w:pPr>
              <w:spacing w:after="40" w:before="40" w:lineRule="auto"/>
              <w:rPr>
                <w:sz w:val="18"/>
                <w:szCs w:val="18"/>
              </w:rPr>
            </w:pPr>
            <w:r w:rsidDel="00000000" w:rsidR="00000000" w:rsidRPr="00000000">
              <w:rPr>
                <w:sz w:val="18"/>
                <w:szCs w:val="18"/>
                <w:rtl w:val="0"/>
              </w:rPr>
              <w:t xml:space="preserve">(null in sample)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68">
            <w:pPr>
              <w:spacing w:after="40" w:before="40" w:lineRule="auto"/>
              <w:rPr>
                <w:sz w:val="18"/>
                <w:szCs w:val="18"/>
              </w:rPr>
            </w:pPr>
            <w:r w:rsidDel="00000000" w:rsidR="00000000" w:rsidRPr="00000000">
              <w:rPr>
                <w:sz w:val="18"/>
                <w:szCs w:val="18"/>
                <w:rtl w:val="0"/>
              </w:rPr>
              <w:t xml:space="preserve">Nullable; not populated in this sample</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69">
            <w:pPr>
              <w:spacing w:after="40" w:before="40" w:lineRule="auto"/>
              <w:rPr>
                <w:sz w:val="18"/>
                <w:szCs w:val="18"/>
              </w:rPr>
            </w:pPr>
            <w:r w:rsidDel="00000000" w:rsidR="00000000" w:rsidRPr="00000000">
              <w:rPr>
                <w:sz w:val="18"/>
                <w:szCs w:val="18"/>
                <w:rtl w:val="0"/>
              </w:rPr>
              <w:t xml:space="preserve">SSID_JSON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6A">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6B">
            <w:pPr>
              <w:spacing w:after="40" w:before="40" w:lineRule="auto"/>
              <w:rPr>
                <w:sz w:val="18"/>
                <w:szCs w:val="18"/>
              </w:rPr>
            </w:pPr>
            <w:r w:rsidDel="00000000" w:rsidR="00000000" w:rsidRPr="00000000">
              <w:rPr>
                <w:sz w:val="18"/>
                <w:szCs w:val="18"/>
                <w:rtl w:val="0"/>
              </w:rPr>
              <w:t xml:space="preserve">JSON of SSIDs broadcast by router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6C">
            <w:pPr>
              <w:spacing w:after="40" w:before="40" w:lineRule="auto"/>
              <w:rPr>
                <w:sz w:val="18"/>
                <w:szCs w:val="18"/>
              </w:rPr>
            </w:pPr>
            <w:r w:rsidDel="00000000" w:rsidR="00000000" w:rsidRPr="00000000">
              <w:rPr>
                <w:sz w:val="18"/>
                <w:szCs w:val="18"/>
                <w:rtl w:val="0"/>
              </w:rPr>
              <w:t xml:space="preserve">(null in sample)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6D">
            <w:pPr>
              <w:spacing w:after="40" w:before="40" w:lineRule="auto"/>
              <w:rPr>
                <w:sz w:val="18"/>
                <w:szCs w:val="18"/>
              </w:rPr>
            </w:pPr>
            <w:r w:rsidDel="00000000" w:rsidR="00000000" w:rsidRPr="00000000">
              <w:rPr>
                <w:sz w:val="18"/>
                <w:szCs w:val="18"/>
                <w:rtl w:val="0"/>
              </w:rPr>
              <w:t xml:space="preserve">Often null here; richer in S3 raw table</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6E">
            <w:pPr>
              <w:spacing w:after="40" w:before="40" w:lineRule="auto"/>
              <w:rPr>
                <w:sz w:val="18"/>
                <w:szCs w:val="18"/>
              </w:rPr>
            </w:pPr>
            <w:r w:rsidDel="00000000" w:rsidR="00000000" w:rsidRPr="00000000">
              <w:rPr>
                <w:sz w:val="18"/>
                <w:szCs w:val="18"/>
                <w:rtl w:val="0"/>
              </w:rPr>
              <w:t xml:space="preserve">UPDATED_AT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6F">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70">
            <w:pPr>
              <w:spacing w:after="40" w:before="40" w:lineRule="auto"/>
              <w:rPr>
                <w:sz w:val="18"/>
                <w:szCs w:val="18"/>
              </w:rPr>
            </w:pPr>
            <w:r w:rsidDel="00000000" w:rsidR="00000000" w:rsidRPr="00000000">
              <w:rPr>
                <w:sz w:val="18"/>
                <w:szCs w:val="18"/>
                <w:rtl w:val="0"/>
              </w:rPr>
              <w:t xml:space="preserve">When this record was last updated in Snowflake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71">
            <w:pPr>
              <w:spacing w:after="40" w:before="40" w:lineRule="auto"/>
              <w:rPr>
                <w:sz w:val="18"/>
                <w:szCs w:val="18"/>
              </w:rPr>
            </w:pPr>
            <w:r w:rsidDel="00000000" w:rsidR="00000000" w:rsidRPr="00000000">
              <w:rPr>
                <w:sz w:val="18"/>
                <w:szCs w:val="18"/>
                <w:rtl w:val="0"/>
              </w:rPr>
              <w:t xml:space="preserve">2026-03-03 16:07:44.975</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72">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~33 days after data date → late backfill observed</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73">
            <w:pPr>
              <w:spacing w:after="40" w:before="40" w:lineRule="auto"/>
              <w:rPr>
                <w:sz w:val="18"/>
                <w:szCs w:val="18"/>
              </w:rPr>
            </w:pPr>
            <w:r w:rsidDel="00000000" w:rsidR="00000000" w:rsidRPr="00000000">
              <w:rPr>
                <w:sz w:val="18"/>
                <w:szCs w:val="18"/>
                <w:rtl w:val="0"/>
              </w:rPr>
              <w:t xml:space="preserve">SOURCE_TABLE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74">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75">
            <w:pPr>
              <w:spacing w:after="40" w:before="40" w:lineRule="auto"/>
              <w:rPr>
                <w:sz w:val="18"/>
                <w:szCs w:val="18"/>
              </w:rPr>
            </w:pPr>
            <w:r w:rsidDel="00000000" w:rsidR="00000000" w:rsidRPr="00000000">
              <w:rPr>
                <w:sz w:val="18"/>
                <w:szCs w:val="18"/>
                <w:rtl w:val="0"/>
              </w:rPr>
              <w:t xml:space="preserve">Source system identifier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76">
            <w:pPr>
              <w:spacing w:after="40" w:before="40" w:lineRule="auto"/>
              <w:rPr>
                <w:sz w:val="18"/>
                <w:szCs w:val="18"/>
              </w:rPr>
            </w:pPr>
            <w:r w:rsidDel="00000000" w:rsidR="00000000" w:rsidRPr="00000000">
              <w:rPr>
                <w:sz w:val="18"/>
                <w:szCs w:val="18"/>
                <w:rtl w:val="0"/>
              </w:rPr>
              <w:t xml:space="preserve">T1</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77">
            <w:pPr>
              <w:spacing w:after="40" w:before="40" w:lineRule="auto"/>
              <w:rPr>
                <w:sz w:val="18"/>
                <w:szCs w:val="18"/>
              </w:rPr>
            </w:pPr>
            <w:r w:rsidDel="00000000" w:rsidR="00000000" w:rsidRPr="00000000">
              <w:rPr>
                <w:sz w:val="18"/>
                <w:szCs w:val="18"/>
                <w:rtl w:val="0"/>
              </w:rPr>
              <w:t xml:space="preserve">All rows = T1; flags device type variants</w:t>
            </w:r>
          </w:p>
        </w:tc>
      </w:tr>
      <w:tr>
        <w:trPr>
          <w:cantSplit w:val="0"/>
          <w:trHeight w:val="13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78">
            <w:pPr>
              <w:spacing w:after="40" w:before="40" w:lineRule="auto"/>
              <w:rPr>
                <w:sz w:val="18"/>
                <w:szCs w:val="18"/>
              </w:rPr>
            </w:pPr>
            <w:r w:rsidDel="00000000" w:rsidR="00000000" w:rsidRPr="00000000">
              <w:rPr>
                <w:sz w:val="18"/>
                <w:szCs w:val="18"/>
                <w:rtl w:val="0"/>
              </w:rPr>
              <w:t xml:space="preserve">INSERTED_AT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79">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7A">
            <w:pPr>
              <w:spacing w:after="40" w:before="40" w:lineRule="auto"/>
              <w:rPr>
                <w:sz w:val="18"/>
                <w:szCs w:val="18"/>
              </w:rPr>
            </w:pPr>
            <w:r w:rsidDel="00000000" w:rsidR="00000000" w:rsidRPr="00000000">
              <w:rPr>
                <w:sz w:val="18"/>
                <w:szCs w:val="18"/>
                <w:rtl w:val="0"/>
              </w:rPr>
              <w:t xml:space="preserve">When record was first inserted into Snowflake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7B">
            <w:pPr>
              <w:spacing w:after="40" w:before="40" w:lineRule="auto"/>
              <w:rPr>
                <w:sz w:val="18"/>
                <w:szCs w:val="18"/>
              </w:rPr>
            </w:pPr>
            <w:r w:rsidDel="00000000" w:rsidR="00000000" w:rsidRPr="00000000">
              <w:rPr>
                <w:sz w:val="18"/>
                <w:szCs w:val="18"/>
                <w:rtl w:val="0"/>
              </w:rPr>
              <w:t xml:space="preserve">2026-03-03 16:07:44.975</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7C">
            <w:pPr>
              <w:spacing w:after="40" w:before="40" w:lineRule="auto"/>
              <w:rPr>
                <w:sz w:val="18"/>
                <w:szCs w:val="18"/>
              </w:rPr>
            </w:pPr>
            <w:r w:rsidDel="00000000" w:rsidR="00000000" w:rsidRPr="00000000">
              <w:rPr>
                <w:sz w:val="18"/>
                <w:szCs w:val="18"/>
                <w:rtl w:val="0"/>
              </w:rPr>
              <w:t xml:space="preserve">Same as UPDATED_AT for initial loads</w:t>
            </w:r>
          </w:p>
        </w:tc>
      </w:tr>
    </w:tbl>
    <w:p w:rsidR="00000000" w:rsidDel="00000000" w:rsidP="00000000" w:rsidRDefault="00000000" w:rsidRPr="00000000" w14:paraId="0000017D">
      <w:pPr>
        <w:spacing w:after="240" w:before="240" w:lineRule="auto"/>
        <w:rPr/>
      </w:pPr>
      <w:r w:rsidDel="00000000" w:rsidR="00000000" w:rsidRPr="00000000">
        <w:rPr>
          <w:rtl w:val="0"/>
        </w:rPr>
        <w:t xml:space="preserve"> </w:t>
      </w:r>
    </w:p>
    <w:p w:rsidR="00000000" w:rsidDel="00000000" w:rsidP="00000000" w:rsidRDefault="00000000" w:rsidRPr="00000000" w14:paraId="0000017E">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3. Key Metrics Derived From This Table</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520"/>
        <w:tblGridChange w:id="0">
          <w:tblGrid>
            <w:gridCol w:w="3390"/>
            <w:gridCol w:w="552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7F">
            <w:pPr>
              <w:spacing w:after="40" w:before="40" w:lineRule="auto"/>
              <w:rPr>
                <w:b w:val="1"/>
                <w:bCs w:val="1"/>
                <w:color w:val="ffffff"/>
                <w:sz w:val="18"/>
                <w:szCs w:val="18"/>
              </w:rPr>
            </w:pPr>
            <w:r w:rsidDel="00000000" w:rsidR="00000000" w:rsidRPr="00000000">
              <w:rPr>
                <w:b w:val="1"/>
                <w:bCs w:val="1"/>
                <w:color w:val="ffffff"/>
                <w:sz w:val="18"/>
                <w:szCs w:val="18"/>
                <w:rtl w:val="0"/>
              </w:rPr>
              <w:t xml:space="preserve">Metric</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80">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Formula / Logic</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81">
            <w:pPr>
              <w:spacing w:after="40" w:before="40" w:lineRule="auto"/>
              <w:rPr>
                <w:sz w:val="18"/>
                <w:szCs w:val="18"/>
              </w:rPr>
            </w:pPr>
            <w:r w:rsidDel="00000000" w:rsidR="00000000" w:rsidRPr="00000000">
              <w:rPr>
                <w:sz w:val="18"/>
                <w:szCs w:val="18"/>
                <w:rtl w:val="0"/>
              </w:rPr>
              <w:t xml:space="preserve">Hourly uptime %</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82">
            <w:pPr>
              <w:spacing w:after="40" w:before="40" w:lineRule="auto"/>
              <w:rPr>
                <w:sz w:val="18"/>
                <w:szCs w:val="18"/>
              </w:rPr>
            </w:pPr>
            <w:r w:rsidDel="00000000" w:rsidR="00000000" w:rsidRPr="00000000">
              <w:rPr>
                <w:sz w:val="18"/>
                <w:szCs w:val="18"/>
                <w:rtl w:val="0"/>
              </w:rPr>
              <w:t xml:space="preserve">(TOTAL_PINGS_RECEIVED / 12.0) * 100</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83">
            <w:pPr>
              <w:spacing w:after="40" w:before="40" w:lineRule="auto"/>
              <w:rPr>
                <w:sz w:val="18"/>
                <w:szCs w:val="18"/>
              </w:rPr>
            </w:pPr>
            <w:r w:rsidDel="00000000" w:rsidR="00000000" w:rsidRPr="00000000">
              <w:rPr>
                <w:sz w:val="18"/>
                <w:szCs w:val="18"/>
                <w:rtl w:val="0"/>
              </w:rPr>
              <w:t xml:space="preserve">Outage duration (minutes)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84">
            <w:pPr>
              <w:spacing w:after="40" w:before="40" w:lineRule="auto"/>
              <w:rPr>
                <w:sz w:val="18"/>
                <w:szCs w:val="18"/>
              </w:rPr>
            </w:pPr>
            <w:r w:rsidDel="00000000" w:rsidR="00000000" w:rsidRPr="00000000">
              <w:rPr>
                <w:sz w:val="18"/>
                <w:szCs w:val="18"/>
                <w:rtl w:val="0"/>
              </w:rPr>
              <w:t xml:space="preserve">TOTAL_PINGS_MISSED * 5</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85">
            <w:pPr>
              <w:spacing w:after="40" w:before="40" w:lineRule="auto"/>
              <w:rPr>
                <w:sz w:val="18"/>
                <w:szCs w:val="18"/>
              </w:rPr>
            </w:pPr>
            <w:r w:rsidDel="00000000" w:rsidR="00000000" w:rsidRPr="00000000">
              <w:rPr>
                <w:sz w:val="18"/>
                <w:szCs w:val="18"/>
                <w:rtl w:val="0"/>
              </w:rPr>
              <w:t xml:space="preserve">First outage time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86">
            <w:pPr>
              <w:spacing w:after="40" w:before="40" w:lineRule="auto"/>
              <w:rPr>
                <w:sz w:val="18"/>
                <w:szCs w:val="18"/>
              </w:rPr>
            </w:pPr>
            <w:r w:rsidDel="00000000" w:rsidR="00000000" w:rsidRPr="00000000">
              <w:rPr>
                <w:sz w:val="18"/>
                <w:szCs w:val="18"/>
                <w:rtl w:val="0"/>
              </w:rPr>
              <w:t xml:space="preserve">FIRST_MISS_TIMESTAMP_IST</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87">
            <w:pPr>
              <w:spacing w:after="40" w:before="40" w:lineRule="auto"/>
              <w:rPr>
                <w:sz w:val="18"/>
                <w:szCs w:val="18"/>
              </w:rPr>
            </w:pPr>
            <w:r w:rsidDel="00000000" w:rsidR="00000000" w:rsidRPr="00000000">
              <w:rPr>
                <w:sz w:val="18"/>
                <w:szCs w:val="18"/>
                <w:rtl w:val="0"/>
              </w:rPr>
              <w:t xml:space="preserve">Recovery time (approx)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88">
            <w:pPr>
              <w:spacing w:after="40" w:before="40" w:lineRule="auto"/>
              <w:rPr>
                <w:sz w:val="18"/>
                <w:szCs w:val="18"/>
              </w:rPr>
            </w:pPr>
            <w:r w:rsidDel="00000000" w:rsidR="00000000" w:rsidRPr="00000000">
              <w:rPr>
                <w:sz w:val="18"/>
                <w:szCs w:val="18"/>
                <w:rtl w:val="0"/>
              </w:rPr>
              <w:t xml:space="preserve">LAST_MISS_TIMESTAMP_IST + 5 minutes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89">
            <w:pPr>
              <w:spacing w:after="40" w:before="40" w:lineRule="auto"/>
              <w:rPr>
                <w:sz w:val="18"/>
                <w:szCs w:val="18"/>
              </w:rPr>
            </w:pPr>
            <w:r w:rsidDel="00000000" w:rsidR="00000000" w:rsidRPr="00000000">
              <w:rPr>
                <w:sz w:val="18"/>
                <w:szCs w:val="18"/>
                <w:rtl w:val="0"/>
              </w:rPr>
              <w:t xml:space="preserve">Optical signal alert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8A">
            <w:pPr>
              <w:spacing w:after="40" w:before="40" w:lineRule="auto"/>
              <w:rPr>
                <w:sz w:val="18"/>
                <w:szCs w:val="18"/>
              </w:rPr>
            </w:pPr>
            <w:r w:rsidDel="00000000" w:rsidR="00000000" w:rsidRPr="00000000">
              <w:rPr>
                <w:sz w:val="18"/>
                <w:szCs w:val="18"/>
                <w:rtl w:val="0"/>
              </w:rPr>
              <w:t xml:space="preserve">Flag if OPTICAL_AVG &lt; -27 dBm (degraded fiber)</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8B">
            <w:pPr>
              <w:spacing w:after="40" w:before="40" w:lineRule="auto"/>
              <w:rPr>
                <w:sz w:val="18"/>
                <w:szCs w:val="18"/>
              </w:rPr>
            </w:pPr>
            <w:r w:rsidDel="00000000" w:rsidR="00000000" w:rsidRPr="00000000">
              <w:rPr>
                <w:sz w:val="18"/>
                <w:szCs w:val="18"/>
                <w:rtl w:val="0"/>
              </w:rPr>
              <w:t xml:space="preserve">Total WiFi clients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8C">
            <w:pPr>
              <w:spacing w:after="40" w:before="40" w:lineRule="auto"/>
              <w:rPr>
                <w:sz w:val="18"/>
                <w:szCs w:val="18"/>
              </w:rPr>
            </w:pPr>
            <w:r w:rsidDel="00000000" w:rsidR="00000000" w:rsidRPr="00000000">
              <w:rPr>
                <w:sz w:val="18"/>
                <w:szCs w:val="18"/>
                <w:rtl w:val="0"/>
              </w:rPr>
              <w:t xml:space="preserve">CONNECTED_2G_MAX + CONNECTED_5G_MAX + CONNECTED_WIOMNET_MAX</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8D">
            <w:pPr>
              <w:spacing w:after="40" w:before="40" w:lineRule="auto"/>
              <w:rPr>
                <w:sz w:val="18"/>
                <w:szCs w:val="18"/>
              </w:rPr>
            </w:pPr>
            <w:r w:rsidDel="00000000" w:rsidR="00000000" w:rsidRPr="00000000">
              <w:rPr>
                <w:sz w:val="18"/>
                <w:szCs w:val="18"/>
                <w:rtl w:val="0"/>
              </w:rPr>
              <w:t xml:space="preserve">Uptime SLA by partner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8E">
            <w:pPr>
              <w:spacing w:after="40" w:before="40" w:lineRule="auto"/>
              <w:rPr>
                <w:sz w:val="18"/>
                <w:szCs w:val="18"/>
              </w:rPr>
            </w:pPr>
            <w:r w:rsidDel="00000000" w:rsidR="00000000" w:rsidRPr="00000000">
              <w:rPr>
                <w:sz w:val="18"/>
                <w:szCs w:val="18"/>
                <w:rtl w:val="0"/>
              </w:rPr>
              <w:t xml:space="preserve">AVG(TOTAL_PINGS_RECEIVED/12.0) GROUP BY PARTNER_ID</w:t>
            </w:r>
          </w:p>
        </w:tc>
      </w:tr>
    </w:tbl>
    <w:p w:rsidR="00000000" w:rsidDel="00000000" w:rsidP="00000000" w:rsidRDefault="00000000" w:rsidRPr="00000000" w14:paraId="0000018F">
      <w:pPr>
        <w:spacing w:after="240" w:before="240" w:lineRule="auto"/>
        <w:rPr/>
      </w:pPr>
      <w:r w:rsidDel="00000000" w:rsidR="00000000" w:rsidRPr="00000000">
        <w:rPr>
          <w:rtl w:val="0"/>
        </w:rPr>
        <w:t xml:space="preserve"> </w:t>
      </w:r>
    </w:p>
    <w:p w:rsidR="00000000" w:rsidDel="00000000" w:rsidP="00000000" w:rsidRDefault="00000000" w:rsidRPr="00000000" w14:paraId="00000190">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4. Data Quality Checks</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030"/>
        <w:tblGridChange w:id="0">
          <w:tblGrid>
            <w:gridCol w:w="2880"/>
            <w:gridCol w:w="603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91">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Check</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92">
            <w:pPr>
              <w:spacing w:after="40" w:before="40" w:lineRule="auto"/>
              <w:rPr>
                <w:b w:val="1"/>
                <w:bCs w:val="1"/>
                <w:color w:val="ffffff"/>
                <w:sz w:val="18"/>
                <w:szCs w:val="18"/>
              </w:rPr>
            </w:pPr>
            <w:r w:rsidDel="00000000" w:rsidR="00000000" w:rsidRPr="00000000">
              <w:rPr>
                <w:b w:val="1"/>
                <w:bCs w:val="1"/>
                <w:color w:val="ffffff"/>
                <w:sz w:val="18"/>
                <w:szCs w:val="18"/>
                <w:rtl w:val="0"/>
              </w:rPr>
              <w:t xml:space="preserve">Observation / Action</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93">
            <w:pPr>
              <w:spacing w:after="40" w:before="40" w:lineRule="auto"/>
              <w:rPr>
                <w:sz w:val="18"/>
                <w:szCs w:val="18"/>
              </w:rPr>
            </w:pPr>
            <w:r w:rsidDel="00000000" w:rsidR="00000000" w:rsidRPr="00000000">
              <w:rPr>
                <w:sz w:val="18"/>
                <w:szCs w:val="18"/>
                <w:rtl w:val="0"/>
              </w:rPr>
              <w:t xml:space="preserve">Duplicate check</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94">
            <w:pPr>
              <w:spacing w:after="40" w:before="40" w:lineRule="auto"/>
              <w:rPr>
                <w:sz w:val="18"/>
                <w:szCs w:val="18"/>
              </w:rPr>
            </w:pPr>
            <w:r w:rsidDel="00000000" w:rsidR="00000000" w:rsidRPr="00000000">
              <w:rPr>
                <w:sz w:val="18"/>
                <w:szCs w:val="18"/>
                <w:rtl w:val="0"/>
              </w:rPr>
              <w:t xml:space="preserve">(DEVICE_ID, DATE_IST, HOUR_START_IST) should be unique</w:t>
            </w:r>
          </w:p>
        </w:tc>
      </w:tr>
    </w:tbl>
    <w:p w:rsidR="00000000" w:rsidDel="00000000" w:rsidP="00000000" w:rsidRDefault="00000000" w:rsidRPr="00000000" w14:paraId="00000195">
      <w:pPr>
        <w:spacing w:after="240" w:before="240" w:lineRule="auto"/>
        <w:rPr/>
      </w:pPr>
      <w:r w:rsidDel="00000000" w:rsidR="00000000" w:rsidRPr="00000000">
        <w:rPr>
          <w:rtl w:val="0"/>
        </w:rPr>
        <w:t xml:space="preserve"> </w:t>
      </w:r>
    </w:p>
    <w:p w:rsidR="00000000" w:rsidDel="00000000" w:rsidP="00000000" w:rsidRDefault="00000000" w:rsidRPr="00000000" w14:paraId="00000196">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5. Common Joins / Relationships</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3315"/>
        <w:gridCol w:w="2070"/>
        <w:tblGridChange w:id="0">
          <w:tblGrid>
            <w:gridCol w:w="3525"/>
            <w:gridCol w:w="3315"/>
            <w:gridCol w:w="207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97">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To</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98">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Key</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99">
            <w:pPr>
              <w:spacing w:after="40" w:before="40" w:lineRule="auto"/>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9A">
            <w:pPr>
              <w:spacing w:after="40" w:before="40" w:lineRule="auto"/>
              <w:rPr>
                <w:sz w:val="18"/>
                <w:szCs w:val="18"/>
              </w:rPr>
            </w:pPr>
            <w:r w:rsidDel="00000000" w:rsidR="00000000" w:rsidRPr="00000000">
              <w:rPr>
                <w:sz w:val="18"/>
                <w:szCs w:val="18"/>
                <w:rtl w:val="0"/>
              </w:rPr>
              <w:t xml:space="preserve">ROUTER_PING_HOURLY_DATA</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9B">
            <w:pPr>
              <w:spacing w:after="40" w:before="40" w:lineRule="auto"/>
              <w:rPr>
                <w:sz w:val="18"/>
                <w:szCs w:val="18"/>
              </w:rPr>
            </w:pPr>
            <w:r w:rsidDel="00000000" w:rsidR="00000000" w:rsidRPr="00000000">
              <w:rPr>
                <w:sz w:val="18"/>
                <w:szCs w:val="18"/>
                <w:rtl w:val="0"/>
              </w:rPr>
              <w:t xml:space="preserve">NAS_ID, hour window</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9C">
            <w:pPr>
              <w:spacing w:after="40" w:before="40" w:lineRule="auto"/>
              <w:rPr>
                <w:sz w:val="18"/>
                <w:szCs w:val="18"/>
              </w:rPr>
            </w:pPr>
            <w:r w:rsidDel="00000000" w:rsidR="00000000" w:rsidRPr="00000000">
              <w:rPr>
                <w:sz w:val="18"/>
                <w:szCs w:val="18"/>
                <w:rtl w:val="0"/>
              </w:rPr>
              <w:t xml:space="preserve">Cross-validate raw vs processed ping data</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9D">
            <w:pPr>
              <w:spacing w:after="40" w:before="40" w:lineRule="auto"/>
              <w:rPr>
                <w:sz w:val="18"/>
                <w:szCs w:val="18"/>
              </w:rPr>
            </w:pPr>
            <w:r w:rsidDel="00000000" w:rsidR="00000000" w:rsidRPr="00000000">
              <w:rPr>
                <w:sz w:val="18"/>
                <w:szCs w:val="18"/>
                <w:rtl w:val="0"/>
              </w:rPr>
              <w:t xml:space="preserve">HOURLY_USAGE_PRORATED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9E">
            <w:pPr>
              <w:spacing w:after="40" w:before="40" w:lineRule="auto"/>
              <w:rPr>
                <w:sz w:val="18"/>
                <w:szCs w:val="18"/>
              </w:rPr>
            </w:pPr>
            <w:r w:rsidDel="00000000" w:rsidR="00000000" w:rsidRPr="00000000">
              <w:rPr>
                <w:sz w:val="18"/>
                <w:szCs w:val="18"/>
                <w:rtl w:val="0"/>
              </w:rPr>
              <w:t xml:space="preserve">NAS_ID = NASID, HOUR_START_IST = HOUR_START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9F">
            <w:pPr>
              <w:spacing w:after="40" w:before="40" w:lineRule="auto"/>
              <w:rPr>
                <w:sz w:val="18"/>
                <w:szCs w:val="18"/>
              </w:rPr>
            </w:pPr>
            <w:r w:rsidDel="00000000" w:rsidR="00000000" w:rsidRPr="00000000">
              <w:rPr>
                <w:sz w:val="18"/>
                <w:szCs w:val="18"/>
                <w:rtl w:val="0"/>
              </w:rPr>
              <w:t xml:space="preserve">Combine uptime with data usage per router per hour</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A0">
            <w:pPr>
              <w:spacing w:after="40" w:before="40" w:lineRule="auto"/>
              <w:rPr>
                <w:sz w:val="18"/>
                <w:szCs w:val="18"/>
              </w:rPr>
            </w:pPr>
            <w:r w:rsidDel="00000000" w:rsidR="00000000" w:rsidRPr="00000000">
              <w:rPr>
                <w:sz w:val="18"/>
                <w:szCs w:val="18"/>
                <w:rtl w:val="0"/>
              </w:rPr>
              <w:t xml:space="preserve">incide</w:t>
            </w:r>
            <w:ins w:author="Nikhil Sharma" w:id="2" w:date="2026-05-15T11:07:12Z">
              <w:r w:rsidDel="00000000" w:rsidR="00000000" w:rsidRPr="00000000">
                <w:rPr>
                  <w:sz w:val="18"/>
                  <w:szCs w:val="18"/>
                  <w:rtl w:val="0"/>
                </w:rPr>
                <w:t xml:space="preserve">xh </w:t>
              </w:r>
            </w:ins>
            <w:r w:rsidDel="00000000" w:rsidR="00000000" w:rsidRPr="00000000">
              <w:rPr>
                <w:sz w:val="18"/>
                <w:szCs w:val="18"/>
                <w:rtl w:val="0"/>
              </w:rPr>
              <w:t xml:space="preserve">nt_impacted_device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A1">
            <w:pPr>
              <w:spacing w:after="40" w:before="40" w:lineRule="auto"/>
              <w:rPr>
                <w:sz w:val="18"/>
                <w:szCs w:val="18"/>
              </w:rPr>
            </w:pPr>
            <w:r w:rsidDel="00000000" w:rsidR="00000000" w:rsidRPr="00000000">
              <w:rPr>
                <w:sz w:val="18"/>
                <w:szCs w:val="18"/>
                <w:rtl w:val="0"/>
              </w:rPr>
              <w:t xml:space="preserve">DEVICE_ID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A2">
            <w:pPr>
              <w:spacing w:after="40" w:before="40" w:lineRule="auto"/>
              <w:rPr>
                <w:sz w:val="18"/>
                <w:szCs w:val="18"/>
              </w:rPr>
            </w:pPr>
            <w:r w:rsidDel="00000000" w:rsidR="00000000" w:rsidRPr="00000000">
              <w:rPr>
                <w:sz w:val="18"/>
                <w:szCs w:val="18"/>
                <w:rtl w:val="0"/>
              </w:rPr>
              <w:t xml:space="preserve">Check if offline routers have open incidents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A3">
            <w:pPr>
              <w:spacing w:after="40" w:before="40" w:lineRule="auto"/>
              <w:rPr>
                <w:sz w:val="18"/>
                <w:szCs w:val="18"/>
              </w:rPr>
            </w:pPr>
            <w:r w:rsidDel="00000000" w:rsidR="00000000" w:rsidRPr="00000000">
              <w:rPr>
                <w:sz w:val="18"/>
                <w:szCs w:val="18"/>
                <w:rtl w:val="0"/>
              </w:rPr>
              <w:t xml:space="preserve">Partner master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A4">
            <w:pPr>
              <w:spacing w:after="40" w:before="40" w:lineRule="auto"/>
              <w:rPr>
                <w:sz w:val="18"/>
                <w:szCs w:val="18"/>
              </w:rPr>
            </w:pPr>
            <w:r w:rsidDel="00000000" w:rsidR="00000000" w:rsidRPr="00000000">
              <w:rPr>
                <w:sz w:val="18"/>
                <w:szCs w:val="18"/>
                <w:rtl w:val="0"/>
              </w:rPr>
              <w:t xml:space="preserve">PARTNER_ID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A5">
            <w:pPr>
              <w:spacing w:after="40" w:before="40" w:lineRule="auto"/>
              <w:rPr>
                <w:sz w:val="18"/>
                <w:szCs w:val="18"/>
              </w:rPr>
            </w:pPr>
            <w:r w:rsidDel="00000000" w:rsidR="00000000" w:rsidRPr="00000000">
              <w:rPr>
                <w:sz w:val="18"/>
                <w:szCs w:val="18"/>
                <w:rtl w:val="0"/>
              </w:rPr>
              <w:t xml:space="preserve">Aggregate SLA metrics at partner level</w:t>
            </w:r>
          </w:p>
        </w:tc>
      </w:tr>
    </w:tbl>
    <w:p w:rsidR="00000000" w:rsidDel="00000000" w:rsidP="00000000" w:rsidRDefault="00000000" w:rsidRPr="00000000" w14:paraId="000001A6">
      <w:pPr>
        <w:spacing w:after="240" w:before="240" w:lineRule="auto"/>
        <w:rPr/>
      </w:pPr>
      <w:r w:rsidDel="00000000" w:rsidR="00000000" w:rsidRPr="00000000">
        <w:rPr>
          <w:rtl w:val="0"/>
        </w:rPr>
        <w:t xml:space="preserve"> </w:t>
      </w:r>
    </w:p>
    <w:p w:rsidR="00000000" w:rsidDel="00000000" w:rsidP="00000000" w:rsidRDefault="00000000" w:rsidRPr="00000000" w14:paraId="000001A7">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6. Analytical Use Cases</w:t>
      </w:r>
    </w:p>
    <w:p w:rsidR="00000000" w:rsidDel="00000000" w:rsidP="00000000" w:rsidRDefault="00000000" w:rsidRPr="00000000" w14:paraId="000001A8">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SLA breach detection: Find routers under a partner with uptime &lt; 99% in a day</w:t>
      </w:r>
    </w:p>
    <w:p w:rsidR="00000000" w:rsidDel="00000000" w:rsidP="00000000" w:rsidRDefault="00000000" w:rsidRPr="00000000" w14:paraId="000001A9">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Outage attribution: Was it a specific NAS node or individual router? Compare multiple devices on same NAS_ID</w:t>
      </w:r>
    </w:p>
    <w:p w:rsidR="00000000" w:rsidDel="00000000" w:rsidP="00000000" w:rsidRDefault="00000000" w:rsidRPr="00000000" w14:paraId="000001AA">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Device hardware analysis: Do GX prefix devices have better uptime than SY prefix?</w:t>
      </w:r>
    </w:p>
    <w:p w:rsidR="00000000" w:rsidDel="00000000" w:rsidP="00000000" w:rsidRDefault="00000000" w:rsidRPr="00000000" w14:paraId="000001AB">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Customer impact estimation: CONNECTED_5G_MAX + CONNECTED_2G_MAX = users affected per offline hour</w:t>
      </w:r>
    </w:p>
    <w:p w:rsidR="00000000" w:rsidDel="00000000" w:rsidP="00000000" w:rsidRDefault="00000000" w:rsidRPr="00000000" w14:paraId="000001AC">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7. Sample Queries</w:t>
      </w:r>
    </w:p>
    <w:p w:rsidR="00000000" w:rsidDel="00000000" w:rsidP="00000000" w:rsidRDefault="00000000" w:rsidRPr="00000000" w14:paraId="000001AD">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1 — Devices with most missed pings</w:t>
      </w:r>
    </w:p>
    <w:p w:rsidR="00000000" w:rsidDel="00000000" w:rsidP="00000000" w:rsidRDefault="00000000" w:rsidRPr="00000000" w14:paraId="000001AE">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DEVICE_ID, PARTNER_ID, HOUR_START_IST,</w:t>
        <w:br w:type="textWrapping"/>
        <w:t xml:space="preserve">    </w:t>
        <w:tab/>
        <w:t xml:space="preserve">TOTAL_PINGS_RECEIVED, TOTAL_PINGS_MISSED, OPTICAL_AVG, PING_BITMAP</w:t>
        <w:br w:type="textWrapping"/>
        <w:t xml:space="preserve"> FROM PROD_DB.PUBLIC.HOURLY_DEVICE_PING_INFLUX</w:t>
        <w:br w:type="textWrapping"/>
        <w:t xml:space="preserve"> WHERE DATE_IST = '2026-01-30'</w:t>
        <w:br w:type="textWrapping"/>
        <w:t xml:space="preserve"> ORDER BY TOTAL_PINGS_MISSED DESC</w:t>
        <w:br w:type="textWrapping"/>
        <w:t xml:space="preserve"> LIMIT 100;</w:t>
      </w:r>
    </w:p>
    <w:p w:rsidR="00000000" w:rsidDel="00000000" w:rsidP="00000000" w:rsidRDefault="00000000" w:rsidRPr="00000000" w14:paraId="000001AF">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2 — Daily uptime % per partner</w:t>
      </w:r>
    </w:p>
    <w:p w:rsidR="00000000" w:rsidDel="00000000" w:rsidP="00000000" w:rsidRDefault="00000000" w:rsidRPr="00000000" w14:paraId="000001B0">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PARTNER_ID, DATE_IST,</w:t>
        <w:br w:type="textWrapping"/>
        <w:t xml:space="preserve"> </w:t>
        <w:tab/>
        <w:t xml:space="preserve">COUNT(DISTINCT DEVICE_ID) AS total_devices,</w:t>
        <w:br w:type="textWrapping"/>
        <w:t xml:space="preserve"> </w:t>
        <w:tab/>
        <w:t xml:space="preserve">ROUND(AVG(TOTAL_PINGS_RECEIVED / 12.0 * 100), 2) AS avg_uptime_pct,</w:t>
        <w:br w:type="textWrapping"/>
        <w:t xml:space="preserve"> </w:t>
        <w:tab/>
        <w:t xml:space="preserve">SUM(CASE WHEN TOTAL_PINGS_RECEIVED = 0 THEN 1 ELSE 0 END) AS fully_offline_device_hours</w:t>
        <w:br w:type="textWrapping"/>
        <w:t xml:space="preserve"> FROM PROD_DB.PUBLIC.HOURLY_DEVICE_PING_INFLUX</w:t>
        <w:br w:type="textWrapping"/>
        <w:t xml:space="preserve"> GROUP BY PARTNER_ID, DATE_IST</w:t>
        <w:br w:type="textWrapping"/>
        <w:t xml:space="preserve"> ORDER BY avg_uptime_pct ASC;</w:t>
      </w:r>
    </w:p>
    <w:p w:rsidR="00000000" w:rsidDel="00000000" w:rsidP="00000000" w:rsidRDefault="00000000" w:rsidRPr="00000000" w14:paraId="000001B1">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3 — Degraded fiber signal devices</w:t>
      </w:r>
    </w:p>
    <w:p w:rsidR="00000000" w:rsidDel="00000000" w:rsidP="00000000" w:rsidRDefault="00000000" w:rsidRPr="00000000" w14:paraId="000001B2">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DEVICE_ID, NAS_ID, PARTNER_ID, HOUR_START_IST,</w:t>
        <w:br w:type="textWrapping"/>
        <w:t xml:space="preserve">    </w:t>
        <w:tab/>
        <w:t xml:space="preserve">OPTICAL_MIN, OPTICAL_AVG, OPTICAL_MAX</w:t>
        <w:br w:type="textWrapping"/>
        <w:t xml:space="preserve"> FROM PROD_DB.PUBLIC.HOURLY_DEVICE_PING_INFLUX</w:t>
        <w:br w:type="textWrapping"/>
        <w:t xml:space="preserve"> WHERE OPTICAL_AVG &lt; -27</w:t>
        <w:br w:type="textWrapping"/>
        <w:t xml:space="preserve"> ORDER BY OPTICAL_AVG ASC;</w:t>
      </w:r>
    </w:p>
    <w:p w:rsidR="00000000" w:rsidDel="00000000" w:rsidP="00000000" w:rsidRDefault="00000000" w:rsidRPr="00000000" w14:paraId="000001B3">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4 — NAS-level failure detection</w:t>
      </w:r>
    </w:p>
    <w:p w:rsidR="00000000" w:rsidDel="00000000" w:rsidP="00000000" w:rsidRDefault="00000000" w:rsidRPr="00000000" w14:paraId="000001B4">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NAS_ID,</w:t>
        <w:br w:type="textWrapping"/>
        <w:t xml:space="preserve"> </w:t>
        <w:tab/>
        <w:t xml:space="preserve">COUNT(DISTINCT DEVICE_ID) AS affected_devices,</w:t>
        <w:br w:type="textWrapping"/>
        <w:t xml:space="preserve"> </w:t>
        <w:tab/>
        <w:t xml:space="preserve">AVG(TOTAL_PINGS_MISSED) AS avg_missed_pings,</w:t>
        <w:br w:type="textWrapping"/>
        <w:t xml:space="preserve"> </w:t>
        <w:tab/>
        <w:t xml:space="preserve">MIN(OPTICAL_AVG) AS worst_optical</w:t>
        <w:br w:type="textWrapping"/>
        <w:t xml:space="preserve"> FROM PROD_DB.PUBLIC.HOURLY_DEVICE_PING_INFLUX</w:t>
        <w:br w:type="textWrapping"/>
        <w:t xml:space="preserve"> WHERE DATE_IST = '2026-01-30'</w:t>
        <w:br w:type="textWrapping"/>
        <w:t xml:space="preserve"> GROUP BY NAS_ID</w:t>
        <w:br w:type="textWrapping"/>
        <w:t xml:space="preserve"> HAVING avg_missed_pings &gt; 8</w:t>
        <w:br w:type="textWrapping"/>
        <w:t xml:space="preserve"> ORDER BY affected_devices DESC;</w:t>
      </w:r>
    </w:p>
    <w:p w:rsidR="00000000" w:rsidDel="00000000" w:rsidP="00000000" w:rsidRDefault="00000000" w:rsidRPr="00000000" w14:paraId="000001B5">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8. Important Observations</w:t>
      </w:r>
    </w:p>
    <w:p w:rsidR="00000000" w:rsidDel="00000000" w:rsidP="00000000" w:rsidRDefault="00000000" w:rsidRPr="00000000" w14:paraId="000001B6">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TOTAL_PINGS_RECEIVED = 1 and TOTAL_PINGS_MISSED = 11 for every row in the 10k sample — this data is likely filtered to show only outage hours.</w:t>
      </w:r>
    </w:p>
    <w:p w:rsidR="00000000" w:rsidDel="00000000" w:rsidP="00000000" w:rsidRDefault="00000000" w:rsidRPr="00000000" w14:paraId="000001B7">
      <w:pPr>
        <w:spacing w:after="240" w:before="240" w:lineRule="auto"/>
        <w:ind w:left="72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62626"/>
          <w:sz w:val="20"/>
          <w:szCs w:val="20"/>
          <w:rtl w:val="0"/>
        </w:rPr>
        <w:t xml:space="preserve">PING_BITMAP = '100000000000' universally → router checked in at start of hour then silent for 55 minutes.</w:t>
      </w: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1f497d"/>
          <w:sz w:val="36"/>
          <w:szCs w:val="36"/>
        </w:rPr>
      </w:pPr>
      <w:r w:rsidDel="00000000" w:rsidR="00000000" w:rsidRPr="00000000">
        <w:rPr>
          <w:b w:val="1"/>
          <w:bCs w:val="1"/>
          <w:color w:val="1f497d"/>
          <w:sz w:val="36"/>
          <w:szCs w:val="36"/>
          <w:rtl w:val="0"/>
        </w:rPr>
        <w:t xml:space="preserve">TABLE 3: PROD_DB.DBT.HOURLY_USAGE_PRORATED</w:t>
      </w:r>
    </w:p>
    <w:p w:rsidR="00000000" w:rsidDel="00000000" w:rsidP="00000000" w:rsidRDefault="00000000" w:rsidRPr="00000000" w14:paraId="000001BA">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1. Table Overview</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150"/>
        <w:tblGridChange w:id="0">
          <w:tblGrid>
            <w:gridCol w:w="2760"/>
            <w:gridCol w:w="615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B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B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BD">
            <w:pPr>
              <w:spacing w:after="40" w:before="40" w:lineRule="auto"/>
              <w:rPr>
                <w:sz w:val="18"/>
                <w:szCs w:val="18"/>
              </w:rPr>
            </w:pPr>
            <w:r w:rsidDel="00000000" w:rsidR="00000000" w:rsidRPr="00000000">
              <w:rPr>
                <w:sz w:val="18"/>
                <w:szCs w:val="18"/>
                <w:rtl w:val="0"/>
              </w:rPr>
              <w:t xml:space="preserve">Table Name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BE">
            <w:pPr>
              <w:spacing w:after="40" w:before="40" w:lineRule="auto"/>
              <w:rPr>
                <w:sz w:val="18"/>
                <w:szCs w:val="18"/>
              </w:rPr>
            </w:pPr>
            <w:r w:rsidDel="00000000" w:rsidR="00000000" w:rsidRPr="00000000">
              <w:rPr>
                <w:sz w:val="18"/>
                <w:szCs w:val="18"/>
                <w:rtl w:val="0"/>
              </w:rPr>
              <w:t xml:space="preserve">PROD_DB.DBT.HOURLY_USAGE_PRORATED</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BF">
            <w:pPr>
              <w:spacing w:after="40" w:before="40" w:lineRule="auto"/>
              <w:rPr>
                <w:sz w:val="18"/>
                <w:szCs w:val="18"/>
              </w:rPr>
            </w:pPr>
            <w:r w:rsidDel="00000000" w:rsidR="00000000" w:rsidRPr="00000000">
              <w:rPr>
                <w:sz w:val="18"/>
                <w:szCs w:val="18"/>
                <w:rtl w:val="0"/>
              </w:rPr>
              <w:t xml:space="preserve">Business Purpose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C0">
            <w:pPr>
              <w:spacing w:after="40" w:before="40" w:lineRule="auto"/>
              <w:rPr>
                <w:sz w:val="18"/>
                <w:szCs w:val="18"/>
              </w:rPr>
            </w:pPr>
            <w:r w:rsidDel="00000000" w:rsidR="00000000" w:rsidRPr="00000000">
              <w:rPr>
                <w:sz w:val="18"/>
                <w:szCs w:val="18"/>
                <w:rtl w:val="0"/>
              </w:rPr>
              <w:t xml:space="preserve">Hourly internet data usage per router/customer session, with bytes prorated (proportionally split) across hours when a session spans multiple hours. The cleanest source for hourly consumption analysis, plan usage tracking, and bandwidth monitoring.</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C1">
            <w:pPr>
              <w:spacing w:after="40" w:before="40" w:lineRule="auto"/>
              <w:rPr>
                <w:sz w:val="18"/>
                <w:szCs w:val="18"/>
              </w:rPr>
            </w:pPr>
            <w:r w:rsidDel="00000000" w:rsidR="00000000" w:rsidRPr="00000000">
              <w:rPr>
                <w:sz w:val="18"/>
                <w:szCs w:val="18"/>
                <w:rtl w:val="0"/>
              </w:rPr>
              <w:t xml:space="preserve">Data Source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C2">
            <w:pPr>
              <w:spacing w:after="40" w:before="40" w:lineRule="auto"/>
              <w:rPr>
                <w:sz w:val="18"/>
                <w:szCs w:val="18"/>
              </w:rPr>
            </w:pPr>
            <w:r w:rsidDel="00000000" w:rsidR="00000000" w:rsidRPr="00000000">
              <w:rPr>
                <w:sz w:val="18"/>
                <w:szCs w:val="18"/>
                <w:rtl w:val="0"/>
              </w:rPr>
              <w:t xml:space="preserve">DBT model — derived from raw session/RADIUS logs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C3">
            <w:pPr>
              <w:spacing w:after="40" w:before="40" w:lineRule="auto"/>
              <w:rPr>
                <w:sz w:val="18"/>
                <w:szCs w:val="18"/>
              </w:rPr>
            </w:pPr>
            <w:r w:rsidDel="00000000" w:rsidR="00000000" w:rsidRPr="00000000">
              <w:rPr>
                <w:sz w:val="18"/>
                <w:szCs w:val="18"/>
                <w:rtl w:val="0"/>
              </w:rPr>
              <w:t xml:space="preserve">Grain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C4">
            <w:pPr>
              <w:spacing w:after="40" w:before="40" w:lineRule="auto"/>
              <w:rPr>
                <w:sz w:val="18"/>
                <w:szCs w:val="18"/>
              </w:rPr>
            </w:pPr>
            <w:r w:rsidDel="00000000" w:rsidR="00000000" w:rsidRPr="00000000">
              <w:rPr>
                <w:sz w:val="18"/>
                <w:szCs w:val="18"/>
                <w:rtl w:val="0"/>
              </w:rPr>
              <w:t xml:space="preserve">1 row = 1 router (NASID + MAC) × 1 connection type × 1 mobile device MAC × 1 hour</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C5">
            <w:pPr>
              <w:spacing w:after="40" w:before="40" w:lineRule="auto"/>
              <w:rPr>
                <w:sz w:val="18"/>
                <w:szCs w:val="18"/>
              </w:rPr>
            </w:pPr>
            <w:r w:rsidDel="00000000" w:rsidR="00000000" w:rsidRPr="00000000">
              <w:rPr>
                <w:sz w:val="18"/>
                <w:szCs w:val="18"/>
                <w:rtl w:val="0"/>
              </w:rPr>
              <w:t xml:space="preserve">Refresh Frequency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C6">
            <w:pPr>
              <w:spacing w:after="40" w:before="40" w:lineRule="auto"/>
              <w:rPr>
                <w:sz w:val="18"/>
                <w:szCs w:val="18"/>
              </w:rPr>
            </w:pPr>
            <w:r w:rsidDel="00000000" w:rsidR="00000000" w:rsidRPr="00000000">
              <w:rPr>
                <w:sz w:val="18"/>
                <w:szCs w:val="18"/>
                <w:rtl w:val="0"/>
              </w:rPr>
              <w:t xml:space="preserve">Likely daily batch (date range 2025-12-23 to 2025-12-27 in sample)</w:t>
            </w:r>
          </w:p>
        </w:tc>
      </w:tr>
    </w:tbl>
    <w:p w:rsidR="00000000" w:rsidDel="00000000" w:rsidP="00000000" w:rsidRDefault="00000000" w:rsidRPr="00000000" w14:paraId="000001C7">
      <w:pPr>
        <w:spacing w:after="240" w:before="240" w:lineRule="auto"/>
        <w:rPr/>
      </w:pPr>
      <w:r w:rsidDel="00000000" w:rsidR="00000000" w:rsidRPr="00000000">
        <w:rPr>
          <w:rtl w:val="0"/>
        </w:rPr>
        <w:t xml:space="preserve"> </w:t>
      </w:r>
    </w:p>
    <w:p w:rsidR="00000000" w:rsidDel="00000000" w:rsidP="00000000" w:rsidRDefault="00000000" w:rsidRPr="00000000" w14:paraId="000001C8">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2. Column Definitions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110"/>
        <w:gridCol w:w="1170"/>
        <w:gridCol w:w="1590"/>
        <w:gridCol w:w="2205"/>
        <w:tblGridChange w:id="0">
          <w:tblGrid>
            <w:gridCol w:w="3285"/>
            <w:gridCol w:w="1110"/>
            <w:gridCol w:w="1170"/>
            <w:gridCol w:w="1590"/>
            <w:gridCol w:w="220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C9">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Column Name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CA">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C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C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Example Value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1CD">
            <w:pPr>
              <w:spacing w:after="40" w:before="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CE">
            <w:pPr>
              <w:spacing w:after="40" w:before="40" w:lineRule="auto"/>
              <w:rPr>
                <w:sz w:val="18"/>
                <w:szCs w:val="18"/>
              </w:rPr>
            </w:pPr>
            <w:r w:rsidDel="00000000" w:rsidR="00000000" w:rsidRPr="00000000">
              <w:rPr>
                <w:sz w:val="18"/>
                <w:szCs w:val="18"/>
                <w:rtl w:val="0"/>
              </w:rPr>
              <w:t xml:space="preserve">DATE_IST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CF">
            <w:pPr>
              <w:spacing w:after="40" w:before="40" w:lineRule="auto"/>
              <w:rPr>
                <w:sz w:val="18"/>
                <w:szCs w:val="18"/>
              </w:rPr>
            </w:pPr>
            <w:r w:rsidDel="00000000" w:rsidR="00000000" w:rsidRPr="00000000">
              <w:rPr>
                <w:sz w:val="18"/>
                <w:szCs w:val="18"/>
                <w:rtl w:val="0"/>
              </w:rPr>
              <w:t xml:space="preserve">DATE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D0">
            <w:pPr>
              <w:spacing w:after="40" w:before="40" w:lineRule="auto"/>
              <w:rPr>
                <w:sz w:val="18"/>
                <w:szCs w:val="18"/>
              </w:rPr>
            </w:pPr>
            <w:r w:rsidDel="00000000" w:rsidR="00000000" w:rsidRPr="00000000">
              <w:rPr>
                <w:sz w:val="18"/>
                <w:szCs w:val="18"/>
                <w:rtl w:val="0"/>
              </w:rPr>
              <w:t xml:space="preserve">Calendar date in IST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D1">
            <w:pPr>
              <w:spacing w:after="40" w:before="40" w:lineRule="auto"/>
              <w:rPr>
                <w:sz w:val="18"/>
                <w:szCs w:val="18"/>
              </w:rPr>
            </w:pPr>
            <w:r w:rsidDel="00000000" w:rsidR="00000000" w:rsidRPr="00000000">
              <w:rPr>
                <w:sz w:val="18"/>
                <w:szCs w:val="18"/>
                <w:rtl w:val="0"/>
              </w:rPr>
              <w:t xml:space="preserve">2025-12-24</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D2">
            <w:pPr>
              <w:spacing w:after="40" w:before="40" w:lineRule="auto"/>
              <w:rPr>
                <w:sz w:val="18"/>
                <w:szCs w:val="18"/>
              </w:rPr>
            </w:pPr>
            <w:r w:rsidDel="00000000" w:rsidR="00000000" w:rsidRPr="00000000">
              <w:rPr>
                <w:sz w:val="18"/>
                <w:szCs w:val="18"/>
                <w:rtl w:val="0"/>
              </w:rPr>
              <w:t xml:space="preserve">Partition/filter key</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D3">
            <w:pPr>
              <w:spacing w:after="40" w:before="40" w:lineRule="auto"/>
              <w:rPr>
                <w:sz w:val="18"/>
                <w:szCs w:val="18"/>
              </w:rPr>
            </w:pPr>
            <w:r w:rsidDel="00000000" w:rsidR="00000000" w:rsidRPr="00000000">
              <w:rPr>
                <w:sz w:val="18"/>
                <w:szCs w:val="18"/>
                <w:rtl w:val="0"/>
              </w:rPr>
              <w:t xml:space="preserve">HOUR_START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D4">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D5">
            <w:pPr>
              <w:spacing w:after="40" w:before="40" w:lineRule="auto"/>
              <w:rPr>
                <w:sz w:val="18"/>
                <w:szCs w:val="18"/>
              </w:rPr>
            </w:pPr>
            <w:r w:rsidDel="00000000" w:rsidR="00000000" w:rsidRPr="00000000">
              <w:rPr>
                <w:sz w:val="18"/>
                <w:szCs w:val="18"/>
                <w:rtl w:val="0"/>
              </w:rPr>
              <w:t xml:space="preserve">Start of the hour window</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D6">
            <w:pPr>
              <w:spacing w:after="40" w:before="40" w:lineRule="auto"/>
              <w:rPr>
                <w:sz w:val="18"/>
                <w:szCs w:val="18"/>
              </w:rPr>
            </w:pPr>
            <w:r w:rsidDel="00000000" w:rsidR="00000000" w:rsidRPr="00000000">
              <w:rPr>
                <w:sz w:val="18"/>
                <w:szCs w:val="18"/>
                <w:rtl w:val="0"/>
              </w:rPr>
              <w:t xml:space="preserve">2025-12-24 16:00:00.000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D7">
            <w:pPr>
              <w:spacing w:after="40" w:before="40" w:lineRule="auto"/>
              <w:rPr>
                <w:sz w:val="18"/>
                <w:szCs w:val="18"/>
              </w:rPr>
            </w:pPr>
            <w:r w:rsidDel="00000000" w:rsidR="00000000" w:rsidRPr="00000000">
              <w:rPr>
                <w:sz w:val="18"/>
                <w:szCs w:val="18"/>
                <w:rtl w:val="0"/>
              </w:rPr>
              <w:t xml:space="preserve">Use for time-series joins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D8">
            <w:pPr>
              <w:spacing w:after="40" w:before="40" w:lineRule="auto"/>
              <w:rPr>
                <w:sz w:val="18"/>
                <w:szCs w:val="18"/>
              </w:rPr>
            </w:pPr>
            <w:r w:rsidDel="00000000" w:rsidR="00000000" w:rsidRPr="00000000">
              <w:rPr>
                <w:sz w:val="18"/>
                <w:szCs w:val="18"/>
                <w:rtl w:val="0"/>
              </w:rPr>
              <w:t xml:space="preserve">HOUR_OF_DAY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D9">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DA">
            <w:pPr>
              <w:spacing w:after="40" w:before="40" w:lineRule="auto"/>
              <w:rPr>
                <w:sz w:val="18"/>
                <w:szCs w:val="18"/>
              </w:rPr>
            </w:pPr>
            <w:r w:rsidDel="00000000" w:rsidR="00000000" w:rsidRPr="00000000">
              <w:rPr>
                <w:sz w:val="18"/>
                <w:szCs w:val="18"/>
                <w:rtl w:val="0"/>
              </w:rPr>
              <w:t xml:space="preserve">Hour of day (0–23)</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DB">
            <w:pPr>
              <w:spacing w:after="40" w:before="40" w:lineRule="auto"/>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DC">
            <w:pPr>
              <w:spacing w:after="40" w:before="40" w:lineRule="auto"/>
              <w:rPr>
                <w:sz w:val="18"/>
                <w:szCs w:val="18"/>
              </w:rPr>
            </w:pPr>
            <w:r w:rsidDel="00000000" w:rsidR="00000000" w:rsidRPr="00000000">
              <w:rPr>
                <w:sz w:val="18"/>
                <w:szCs w:val="18"/>
                <w:rtl w:val="0"/>
              </w:rPr>
              <w:t xml:space="preserve">Avoids timestamp parsing for peak-hour queries</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DD">
            <w:pPr>
              <w:spacing w:after="40" w:before="40" w:lineRule="auto"/>
              <w:rPr>
                <w:sz w:val="18"/>
                <w:szCs w:val="18"/>
              </w:rPr>
            </w:pPr>
            <w:r w:rsidDel="00000000" w:rsidR="00000000" w:rsidRPr="00000000">
              <w:rPr>
                <w:sz w:val="18"/>
                <w:szCs w:val="18"/>
                <w:rtl w:val="0"/>
              </w:rPr>
              <w:t xml:space="preserve">NASID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DE">
            <w:pPr>
              <w:spacing w:after="40" w:before="40"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DF">
            <w:pPr>
              <w:spacing w:after="40" w:before="40" w:lineRule="auto"/>
              <w:rPr>
                <w:sz w:val="18"/>
                <w:szCs w:val="18"/>
              </w:rPr>
            </w:pPr>
            <w:r w:rsidDel="00000000" w:rsidR="00000000" w:rsidRPr="00000000">
              <w:rPr>
                <w:sz w:val="18"/>
                <w:szCs w:val="18"/>
                <w:rtl w:val="0"/>
              </w:rPr>
              <w:t xml:space="preserve">Network Access Server 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E0">
            <w:pPr>
              <w:spacing w:after="40" w:before="40" w:lineRule="auto"/>
              <w:rPr>
                <w:sz w:val="18"/>
                <w:szCs w:val="18"/>
              </w:rPr>
            </w:pPr>
            <w:r w:rsidDel="00000000" w:rsidR="00000000" w:rsidRPr="00000000">
              <w:rPr>
                <w:sz w:val="18"/>
                <w:szCs w:val="18"/>
                <w:rtl w:val="0"/>
              </w:rPr>
              <w:t xml:space="preserve">281474977355259</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E1">
            <w:pPr>
              <w:spacing w:after="40" w:before="40" w:lineRule="auto"/>
              <w:rPr>
                <w:sz w:val="18"/>
                <w:szCs w:val="18"/>
              </w:rPr>
            </w:pPr>
            <w:r w:rsidDel="00000000" w:rsidR="00000000" w:rsidRPr="00000000">
              <w:rPr>
                <w:sz w:val="18"/>
                <w:szCs w:val="18"/>
                <w:rtl w:val="0"/>
              </w:rPr>
              <w:t xml:space="preserve">Join key with ping tables (NAS_ID)</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E2">
            <w:pPr>
              <w:spacing w:after="40" w:before="40" w:lineRule="auto"/>
              <w:rPr>
                <w:sz w:val="18"/>
                <w:szCs w:val="18"/>
              </w:rPr>
            </w:pPr>
            <w:r w:rsidDel="00000000" w:rsidR="00000000" w:rsidRPr="00000000">
              <w:rPr>
                <w:sz w:val="18"/>
                <w:szCs w:val="18"/>
                <w:rtl w:val="0"/>
              </w:rPr>
              <w:t xml:space="preserve">ROUTERMAC</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E3">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E4">
            <w:pPr>
              <w:spacing w:after="40" w:before="40" w:lineRule="auto"/>
              <w:rPr>
                <w:sz w:val="18"/>
                <w:szCs w:val="18"/>
              </w:rPr>
            </w:pPr>
            <w:r w:rsidDel="00000000" w:rsidR="00000000" w:rsidRPr="00000000">
              <w:rPr>
                <w:sz w:val="18"/>
                <w:szCs w:val="18"/>
                <w:rtl w:val="0"/>
              </w:rPr>
              <w:t xml:space="preserve">MAC address of the router device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E5">
            <w:pPr>
              <w:spacing w:after="40" w:before="40" w:lineRule="auto"/>
              <w:rPr>
                <w:sz w:val="18"/>
                <w:szCs w:val="18"/>
              </w:rPr>
            </w:pPr>
            <w:r w:rsidDel="00000000" w:rsidR="00000000" w:rsidRPr="00000000">
              <w:rPr>
                <w:sz w:val="18"/>
                <w:szCs w:val="18"/>
                <w:rtl w:val="0"/>
              </w:rPr>
              <w:t xml:space="preserve">20:0c:86:cf:c2:90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E6">
            <w:pPr>
              <w:spacing w:after="40" w:before="40" w:lineRule="auto"/>
              <w:rPr>
                <w:sz w:val="18"/>
                <w:szCs w:val="18"/>
              </w:rPr>
            </w:pPr>
            <w:r w:rsidDel="00000000" w:rsidR="00000000" w:rsidRPr="00000000">
              <w:rPr>
                <w:sz w:val="18"/>
                <w:szCs w:val="18"/>
                <w:rtl w:val="0"/>
              </w:rPr>
              <w:t xml:space="preserve">Unique router hardware identifier</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E7">
            <w:pPr>
              <w:spacing w:after="40" w:before="40" w:lineRule="auto"/>
              <w:rPr>
                <w:sz w:val="18"/>
                <w:szCs w:val="18"/>
              </w:rPr>
            </w:pPr>
            <w:r w:rsidDel="00000000" w:rsidR="00000000" w:rsidRPr="00000000">
              <w:rPr>
                <w:sz w:val="18"/>
                <w:szCs w:val="18"/>
                <w:rtl w:val="0"/>
              </w:rPr>
              <w:t xml:space="preserve">CONNECTION_TYPE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E8">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E9">
            <w:pPr>
              <w:spacing w:after="40" w:before="40" w:lineRule="auto"/>
              <w:rPr>
                <w:sz w:val="18"/>
                <w:szCs w:val="18"/>
              </w:rPr>
            </w:pPr>
            <w:r w:rsidDel="00000000" w:rsidR="00000000" w:rsidRPr="00000000">
              <w:rPr>
                <w:sz w:val="18"/>
                <w:szCs w:val="18"/>
                <w:rtl w:val="0"/>
              </w:rPr>
              <w:t xml:space="preserve">Primary or secondary internet connection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EA">
            <w:pPr>
              <w:spacing w:after="40" w:before="40" w:lineRule="auto"/>
              <w:rPr>
                <w:sz w:val="18"/>
                <w:szCs w:val="18"/>
              </w:rPr>
            </w:pPr>
            <w:r w:rsidDel="00000000" w:rsidR="00000000" w:rsidRPr="00000000">
              <w:rPr>
                <w:sz w:val="18"/>
                <w:szCs w:val="18"/>
                <w:rtl w:val="0"/>
              </w:rPr>
              <w:t xml:space="preserve">primary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EB">
            <w:pPr>
              <w:spacing w:after="40" w:before="40" w:lineRule="auto"/>
              <w:rPr>
                <w:sz w:val="18"/>
                <w:szCs w:val="18"/>
              </w:rPr>
            </w:pPr>
            <w:r w:rsidDel="00000000" w:rsidR="00000000" w:rsidRPr="00000000">
              <w:rPr>
                <w:sz w:val="18"/>
                <w:szCs w:val="18"/>
                <w:rtl w:val="0"/>
              </w:rPr>
              <w:t xml:space="preserve">Values: primary, secondary, or blank</w:t>
            </w:r>
          </w:p>
        </w:tc>
      </w:tr>
      <w:tr>
        <w:trPr>
          <w:cantSplit w:val="0"/>
          <w:trHeight w:val="162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EC">
            <w:pPr>
              <w:spacing w:after="40" w:before="40" w:lineRule="auto"/>
              <w:rPr>
                <w:sz w:val="18"/>
                <w:szCs w:val="18"/>
              </w:rPr>
            </w:pPr>
            <w:r w:rsidDel="00000000" w:rsidR="00000000" w:rsidRPr="00000000">
              <w:rPr>
                <w:sz w:val="18"/>
                <w:szCs w:val="18"/>
                <w:rtl w:val="0"/>
              </w:rPr>
              <w:t xml:space="preserve">MOBILE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ED">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EE">
            <w:pPr>
              <w:spacing w:after="40" w:before="40" w:lineRule="auto"/>
              <w:rPr>
                <w:sz w:val="18"/>
                <w:szCs w:val="18"/>
              </w:rPr>
            </w:pPr>
            <w:r w:rsidDel="00000000" w:rsidR="00000000" w:rsidRPr="00000000">
              <w:rPr>
                <w:sz w:val="18"/>
                <w:szCs w:val="18"/>
                <w:rtl w:val="0"/>
              </w:rPr>
              <w:t xml:space="preserve">MAC address of the end-user device connected to this router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EF">
            <w:pPr>
              <w:spacing w:after="40" w:before="40" w:lineRule="auto"/>
              <w:rPr>
                <w:sz w:val="18"/>
                <w:szCs w:val="18"/>
              </w:rPr>
            </w:pPr>
            <w:r w:rsidDel="00000000" w:rsidR="00000000" w:rsidRPr="00000000">
              <w:rPr>
                <w:sz w:val="18"/>
                <w:szCs w:val="18"/>
                <w:rtl w:val="0"/>
              </w:rPr>
              <w:t xml:space="preserve">5c:35:48:c2:4c:aa</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F0">
            <w:pPr>
              <w:spacing w:after="40" w:before="40" w:lineRule="auto"/>
              <w:rPr>
                <w:sz w:val="18"/>
                <w:szCs w:val="18"/>
              </w:rPr>
            </w:pPr>
            <w:r w:rsidDel="00000000" w:rsidR="00000000" w:rsidRPr="00000000">
              <w:rPr>
                <w:sz w:val="18"/>
                <w:szCs w:val="18"/>
                <w:rtl w:val="0"/>
              </w:rPr>
              <w:t xml:space="preserve">User device MAC, NOT a phone number</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1">
            <w:pPr>
              <w:spacing w:after="40" w:before="40" w:lineRule="auto"/>
              <w:rPr>
                <w:sz w:val="18"/>
                <w:szCs w:val="18"/>
              </w:rPr>
            </w:pPr>
            <w:r w:rsidDel="00000000" w:rsidR="00000000" w:rsidRPr="00000000">
              <w:rPr>
                <w:sz w:val="18"/>
                <w:szCs w:val="18"/>
                <w:rtl w:val="0"/>
              </w:rPr>
              <w:t xml:space="preserve">SESSIONS_COUNT_HOURLY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2">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3">
            <w:pPr>
              <w:spacing w:after="40" w:before="40" w:lineRule="auto"/>
              <w:rPr>
                <w:sz w:val="18"/>
                <w:szCs w:val="18"/>
              </w:rPr>
            </w:pPr>
            <w:r w:rsidDel="00000000" w:rsidR="00000000" w:rsidRPr="00000000">
              <w:rPr>
                <w:sz w:val="18"/>
                <w:szCs w:val="18"/>
                <w:rtl w:val="0"/>
              </w:rPr>
              <w:t xml:space="preserve">Number of session records attributed to this hour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4">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5">
            <w:pPr>
              <w:spacing w:after="40" w:before="40" w:lineRule="auto"/>
              <w:rPr>
                <w:sz w:val="18"/>
                <w:szCs w:val="18"/>
              </w:rPr>
            </w:pPr>
            <w:r w:rsidDel="00000000" w:rsidR="00000000" w:rsidRPr="00000000">
              <w:rPr>
                <w:sz w:val="18"/>
                <w:szCs w:val="18"/>
                <w:rtl w:val="0"/>
              </w:rPr>
              <w:t xml:space="preserve">Avg ~1.67; &gt;1 means session restarts or overlaps</w:t>
            </w:r>
          </w:p>
        </w:tc>
      </w:tr>
      <w:tr>
        <w:trPr>
          <w:cantSplit w:val="0"/>
          <w:trHeight w:val="139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F6">
            <w:pPr>
              <w:spacing w:after="40" w:before="40" w:lineRule="auto"/>
              <w:rPr>
                <w:sz w:val="18"/>
                <w:szCs w:val="18"/>
              </w:rPr>
            </w:pPr>
            <w:r w:rsidDel="00000000" w:rsidR="00000000" w:rsidRPr="00000000">
              <w:rPr>
                <w:sz w:val="18"/>
                <w:szCs w:val="18"/>
                <w:rtl w:val="0"/>
              </w:rPr>
              <w:t xml:space="preserve">TOTAL_CONNECTED_DEVICES_HOURLY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F7">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F8">
            <w:pPr>
              <w:spacing w:after="40" w:before="40" w:lineRule="auto"/>
              <w:rPr>
                <w:sz w:val="18"/>
                <w:szCs w:val="18"/>
              </w:rPr>
            </w:pPr>
            <w:r w:rsidDel="00000000" w:rsidR="00000000" w:rsidRPr="00000000">
              <w:rPr>
                <w:sz w:val="18"/>
                <w:szCs w:val="18"/>
                <w:rtl w:val="0"/>
              </w:rPr>
              <w:t xml:space="preserve">Distinct devices connected through this router in the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F9">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1FA">
            <w:pPr>
              <w:spacing w:after="40" w:before="40" w:lineRule="auto"/>
              <w:rPr>
                <w:sz w:val="18"/>
                <w:szCs w:val="18"/>
              </w:rPr>
            </w:pPr>
            <w:r w:rsidDel="00000000" w:rsidR="00000000" w:rsidRPr="00000000">
              <w:rPr>
                <w:sz w:val="18"/>
                <w:szCs w:val="18"/>
                <w:rtl w:val="0"/>
              </w:rPr>
              <w:t xml:space="preserve">Household size proxy</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B">
            <w:pPr>
              <w:spacing w:after="40" w:before="40" w:lineRule="auto"/>
              <w:rPr>
                <w:sz w:val="18"/>
                <w:szCs w:val="18"/>
              </w:rPr>
            </w:pPr>
            <w:r w:rsidDel="00000000" w:rsidR="00000000" w:rsidRPr="00000000">
              <w:rPr>
                <w:sz w:val="18"/>
                <w:szCs w:val="18"/>
                <w:rtl w:val="0"/>
              </w:rPr>
              <w:t xml:space="preserve">DISTINCT_FRAMEDIP_COUNT_HOURLY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C">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D">
            <w:pPr>
              <w:spacing w:after="40" w:before="40" w:lineRule="auto"/>
              <w:rPr>
                <w:sz w:val="18"/>
                <w:szCs w:val="18"/>
              </w:rPr>
            </w:pPr>
            <w:r w:rsidDel="00000000" w:rsidR="00000000" w:rsidRPr="00000000">
              <w:rPr>
                <w:sz w:val="18"/>
                <w:szCs w:val="18"/>
                <w:rtl w:val="0"/>
              </w:rPr>
              <w:t xml:space="preserve">Count of distinct IPs assigned during this hour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E">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1FF">
            <w:pPr>
              <w:spacing w:after="40" w:before="40" w:lineRule="auto"/>
              <w:rPr>
                <w:sz w:val="18"/>
                <w:szCs w:val="18"/>
              </w:rPr>
            </w:pPr>
            <w:r w:rsidDel="00000000" w:rsidR="00000000" w:rsidRPr="00000000">
              <w:rPr>
                <w:sz w:val="18"/>
                <w:szCs w:val="18"/>
                <w:rtl w:val="0"/>
              </w:rPr>
              <w:t xml:space="preserve">&gt;1 = IP churn (reconnections, DHCP renewals)</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0">
            <w:pPr>
              <w:spacing w:after="40" w:before="40" w:lineRule="auto"/>
              <w:rPr>
                <w:sz w:val="18"/>
                <w:szCs w:val="18"/>
              </w:rPr>
            </w:pPr>
            <w:r w:rsidDel="00000000" w:rsidR="00000000" w:rsidRPr="00000000">
              <w:rPr>
                <w:sz w:val="18"/>
                <w:szCs w:val="18"/>
                <w:rtl w:val="0"/>
              </w:rPr>
              <w:t xml:space="preserve">TOTAL_SESSION_DURATION_SEC_HOURLY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1">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2">
            <w:pPr>
              <w:spacing w:after="40" w:before="40" w:lineRule="auto"/>
              <w:rPr>
                <w:sz w:val="18"/>
                <w:szCs w:val="18"/>
              </w:rPr>
            </w:pPr>
            <w:r w:rsidDel="00000000" w:rsidR="00000000" w:rsidRPr="00000000">
              <w:rPr>
                <w:sz w:val="18"/>
                <w:szCs w:val="18"/>
                <w:rtl w:val="0"/>
              </w:rPr>
              <w:t xml:space="preserve">Total seconds of active session time in this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3">
            <w:pPr>
              <w:spacing w:after="40" w:before="40" w:lineRule="auto"/>
              <w:rPr>
                <w:sz w:val="18"/>
                <w:szCs w:val="18"/>
              </w:rPr>
            </w:pPr>
            <w:r w:rsidDel="00000000" w:rsidR="00000000" w:rsidRPr="00000000">
              <w:rPr>
                <w:sz w:val="18"/>
                <w:szCs w:val="18"/>
                <w:rtl w:val="0"/>
              </w:rPr>
              <w:t xml:space="preserve">3600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4">
            <w:pPr>
              <w:spacing w:after="40" w:before="40" w:lineRule="auto"/>
              <w:rPr>
                <w:sz w:val="18"/>
                <w:szCs w:val="18"/>
              </w:rPr>
            </w:pPr>
            <w:r w:rsidDel="00000000" w:rsidR="00000000" w:rsidRPr="00000000">
              <w:rPr>
                <w:sz w:val="18"/>
                <w:szCs w:val="18"/>
                <w:rtl w:val="0"/>
              </w:rPr>
              <w:t xml:space="preserve">3600 = full hour active</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05">
            <w:pPr>
              <w:spacing w:after="40" w:before="40" w:lineRule="auto"/>
              <w:rPr>
                <w:sz w:val="18"/>
                <w:szCs w:val="18"/>
              </w:rPr>
            </w:pPr>
            <w:r w:rsidDel="00000000" w:rsidR="00000000" w:rsidRPr="00000000">
              <w:rPr>
                <w:sz w:val="18"/>
                <w:szCs w:val="18"/>
                <w:rtl w:val="0"/>
              </w:rPr>
              <w:t xml:space="preserve">AVG_SESSION_DURATION_SEC_HOURLY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06">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07">
            <w:pPr>
              <w:spacing w:after="40" w:before="40" w:lineRule="auto"/>
              <w:rPr>
                <w:sz w:val="18"/>
                <w:szCs w:val="18"/>
              </w:rPr>
            </w:pPr>
            <w:r w:rsidDel="00000000" w:rsidR="00000000" w:rsidRPr="00000000">
              <w:rPr>
                <w:sz w:val="18"/>
                <w:szCs w:val="18"/>
                <w:rtl w:val="0"/>
              </w:rPr>
              <w:t xml:space="preserve">Average duration per session in this hour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08">
            <w:pPr>
              <w:spacing w:after="40" w:before="40" w:lineRule="auto"/>
              <w:rPr>
                <w:sz w:val="18"/>
                <w:szCs w:val="18"/>
              </w:rPr>
            </w:pPr>
            <w:r w:rsidDel="00000000" w:rsidR="00000000" w:rsidRPr="00000000">
              <w:rPr>
                <w:sz w:val="18"/>
                <w:szCs w:val="18"/>
                <w:rtl w:val="0"/>
              </w:rPr>
              <w:t xml:space="preserve">3600.0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09">
            <w:pPr>
              <w:spacing w:after="40" w:before="40" w:lineRule="auto"/>
              <w:rPr/>
            </w:pPr>
            <w:r w:rsidDel="00000000" w:rsidR="00000000" w:rsidRPr="00000000">
              <w:rPr>
                <w:rtl w:val="0"/>
              </w:rPr>
              <w:t xml:space="preserve"> </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A">
            <w:pPr>
              <w:spacing w:after="40" w:before="40" w:lineRule="auto"/>
              <w:rPr>
                <w:sz w:val="18"/>
                <w:szCs w:val="18"/>
              </w:rPr>
            </w:pPr>
            <w:r w:rsidDel="00000000" w:rsidR="00000000" w:rsidRPr="00000000">
              <w:rPr>
                <w:sz w:val="18"/>
                <w:szCs w:val="18"/>
                <w:rtl w:val="0"/>
              </w:rPr>
              <w:t xml:space="preserve">MAX_SESSION_DURATION_SEC_HOURLY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B">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C">
            <w:pPr>
              <w:spacing w:after="40" w:before="40" w:lineRule="auto"/>
              <w:rPr>
                <w:sz w:val="18"/>
                <w:szCs w:val="18"/>
              </w:rPr>
            </w:pPr>
            <w:r w:rsidDel="00000000" w:rsidR="00000000" w:rsidRPr="00000000">
              <w:rPr>
                <w:sz w:val="18"/>
                <w:szCs w:val="18"/>
                <w:rtl w:val="0"/>
              </w:rPr>
              <w:t xml:space="preserve">Longest individual session in the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D">
            <w:pPr>
              <w:spacing w:after="40" w:before="40" w:lineRule="auto"/>
              <w:rPr>
                <w:sz w:val="18"/>
                <w:szCs w:val="18"/>
              </w:rPr>
            </w:pPr>
            <w:r w:rsidDel="00000000" w:rsidR="00000000" w:rsidRPr="00000000">
              <w:rPr>
                <w:sz w:val="18"/>
                <w:szCs w:val="18"/>
                <w:rtl w:val="0"/>
              </w:rPr>
              <w:t xml:space="preserve">19258</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0E">
            <w:pPr>
              <w:spacing w:after="40" w:before="40" w:lineRule="auto"/>
              <w:rPr>
                <w:sz w:val="18"/>
                <w:szCs w:val="18"/>
              </w:rPr>
            </w:pPr>
            <w:r w:rsidDel="00000000" w:rsidR="00000000" w:rsidRPr="00000000">
              <w:rPr>
                <w:sz w:val="18"/>
                <w:szCs w:val="18"/>
                <w:rtl w:val="0"/>
              </w:rPr>
              <w:t xml:space="preserve">Can exceed 3600 if session spans multiple hours (raw duration, not prorated window)</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0F">
            <w:pPr>
              <w:spacing w:after="40" w:before="40" w:lineRule="auto"/>
              <w:rPr>
                <w:sz w:val="18"/>
                <w:szCs w:val="18"/>
              </w:rPr>
            </w:pPr>
            <w:r w:rsidDel="00000000" w:rsidR="00000000" w:rsidRPr="00000000">
              <w:rPr>
                <w:sz w:val="18"/>
                <w:szCs w:val="18"/>
                <w:rtl w:val="0"/>
              </w:rPr>
              <w:t xml:space="preserve">TOTAL_BYTES_HOURLY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10">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11">
            <w:pPr>
              <w:spacing w:after="40" w:before="40" w:lineRule="auto"/>
              <w:rPr>
                <w:sz w:val="18"/>
                <w:szCs w:val="18"/>
              </w:rPr>
            </w:pPr>
            <w:r w:rsidDel="00000000" w:rsidR="00000000" w:rsidRPr="00000000">
              <w:rPr>
                <w:sz w:val="18"/>
                <w:szCs w:val="18"/>
                <w:rtl w:val="0"/>
              </w:rPr>
              <w:t xml:space="preserve">Total bytes consumed this hour — prorated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12">
            <w:pPr>
              <w:spacing w:after="40" w:before="40" w:lineRule="auto"/>
              <w:rPr>
                <w:sz w:val="18"/>
                <w:szCs w:val="18"/>
              </w:rPr>
            </w:pPr>
            <w:r w:rsidDel="00000000" w:rsidR="00000000" w:rsidRPr="00000000">
              <w:rPr>
                <w:sz w:val="18"/>
                <w:szCs w:val="18"/>
                <w:rtl w:val="0"/>
              </w:rPr>
              <w:t xml:space="preserve">225,702.5</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13">
            <w:pPr>
              <w:spacing w:after="40" w:before="40" w:lineRule="auto"/>
              <w:rPr>
                <w:sz w:val="18"/>
                <w:szCs w:val="18"/>
              </w:rPr>
            </w:pPr>
            <w:r w:rsidDel="00000000" w:rsidR="00000000" w:rsidRPr="00000000">
              <w:rPr>
                <w:sz w:val="18"/>
                <w:szCs w:val="18"/>
                <w:rtl w:val="0"/>
              </w:rPr>
              <w:t xml:space="preserve">Core usage metric; max ~11.8 GB/hour observed</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14">
            <w:pPr>
              <w:spacing w:after="40" w:before="40" w:lineRule="auto"/>
              <w:rPr>
                <w:sz w:val="18"/>
                <w:szCs w:val="18"/>
              </w:rPr>
            </w:pPr>
            <w:r w:rsidDel="00000000" w:rsidR="00000000" w:rsidRPr="00000000">
              <w:rPr>
                <w:sz w:val="18"/>
                <w:szCs w:val="18"/>
                <w:rtl w:val="0"/>
              </w:rPr>
              <w:t xml:space="preserve">DOWNLOAD_BYTES_HOURLY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15">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16">
            <w:pPr>
              <w:spacing w:after="40" w:before="40" w:lineRule="auto"/>
              <w:rPr>
                <w:sz w:val="18"/>
                <w:szCs w:val="18"/>
              </w:rPr>
            </w:pPr>
            <w:r w:rsidDel="00000000" w:rsidR="00000000" w:rsidRPr="00000000">
              <w:rPr>
                <w:sz w:val="18"/>
                <w:szCs w:val="18"/>
                <w:rtl w:val="0"/>
              </w:rPr>
              <w:t xml:space="preserve">Downstream bytes (data received by customer)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17">
            <w:pPr>
              <w:spacing w:after="40" w:before="40" w:lineRule="auto"/>
              <w:rPr>
                <w:sz w:val="18"/>
                <w:szCs w:val="18"/>
              </w:rPr>
            </w:pPr>
            <w:r w:rsidDel="00000000" w:rsidR="00000000" w:rsidRPr="00000000">
              <w:rPr>
                <w:sz w:val="18"/>
                <w:szCs w:val="18"/>
                <w:rtl w:val="0"/>
              </w:rPr>
              <w:t xml:space="preserve">101,854.3</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18">
            <w:pPr>
              <w:spacing w:after="40" w:before="40" w:lineRule="auto"/>
              <w:rPr>
                <w:sz w:val="18"/>
                <w:szCs w:val="18"/>
              </w:rPr>
            </w:pPr>
            <w:r w:rsidDel="00000000" w:rsidR="00000000" w:rsidRPr="00000000">
              <w:rPr>
                <w:sz w:val="18"/>
                <w:szCs w:val="18"/>
                <w:rtl w:val="0"/>
              </w:rPr>
              <w:t xml:space="preserve">Typically &gt; upload</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19">
            <w:pPr>
              <w:spacing w:after="40" w:before="40" w:lineRule="auto"/>
              <w:rPr>
                <w:sz w:val="18"/>
                <w:szCs w:val="18"/>
              </w:rPr>
            </w:pPr>
            <w:r w:rsidDel="00000000" w:rsidR="00000000" w:rsidRPr="00000000">
              <w:rPr>
                <w:sz w:val="18"/>
                <w:szCs w:val="18"/>
                <w:rtl w:val="0"/>
              </w:rPr>
              <w:t xml:space="preserve">UPLOAD_BYTES_HOURLY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1A">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1B">
            <w:pPr>
              <w:spacing w:after="40" w:before="40" w:lineRule="auto"/>
              <w:rPr>
                <w:sz w:val="18"/>
                <w:szCs w:val="18"/>
              </w:rPr>
            </w:pPr>
            <w:r w:rsidDel="00000000" w:rsidR="00000000" w:rsidRPr="00000000">
              <w:rPr>
                <w:sz w:val="18"/>
                <w:szCs w:val="18"/>
                <w:rtl w:val="0"/>
              </w:rPr>
              <w:t xml:space="preserve">Upstream bytes (data sent by customer)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1C">
            <w:pPr>
              <w:spacing w:after="40" w:before="40" w:lineRule="auto"/>
              <w:rPr>
                <w:sz w:val="18"/>
                <w:szCs w:val="18"/>
              </w:rPr>
            </w:pPr>
            <w:r w:rsidDel="00000000" w:rsidR="00000000" w:rsidRPr="00000000">
              <w:rPr>
                <w:sz w:val="18"/>
                <w:szCs w:val="18"/>
                <w:rtl w:val="0"/>
              </w:rPr>
              <w:t xml:space="preserve">123,848.2</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1D">
            <w:pPr>
              <w:spacing w:after="40" w:before="40" w:lineRule="auto"/>
              <w:rPr>
                <w:sz w:val="18"/>
                <w:szCs w:val="18"/>
              </w:rPr>
            </w:pPr>
            <w:r w:rsidDel="00000000" w:rsidR="00000000" w:rsidRPr="00000000">
              <w:rPr>
                <w:sz w:val="18"/>
                <w:szCs w:val="18"/>
                <w:rtl w:val="0"/>
              </w:rPr>
              <w:t xml:space="preserve">High upload = streaming/gaming/upload-heavy users</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1E">
            <w:pPr>
              <w:spacing w:after="40" w:before="40" w:lineRule="auto"/>
              <w:rPr>
                <w:sz w:val="18"/>
                <w:szCs w:val="18"/>
              </w:rPr>
            </w:pPr>
            <w:r w:rsidDel="00000000" w:rsidR="00000000" w:rsidRPr="00000000">
              <w:rPr>
                <w:sz w:val="18"/>
                <w:szCs w:val="18"/>
                <w:rtl w:val="0"/>
              </w:rPr>
              <w:t xml:space="preserve">FIRST_SESSION_START_TS_HOURLY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1F">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20">
            <w:pPr>
              <w:spacing w:after="40" w:before="40" w:lineRule="auto"/>
              <w:rPr>
                <w:sz w:val="18"/>
                <w:szCs w:val="18"/>
              </w:rPr>
            </w:pPr>
            <w:r w:rsidDel="00000000" w:rsidR="00000000" w:rsidRPr="00000000">
              <w:rPr>
                <w:sz w:val="18"/>
                <w:szCs w:val="18"/>
                <w:rtl w:val="0"/>
              </w:rPr>
              <w:t xml:space="preserve">When the first session started within this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21">
            <w:pPr>
              <w:spacing w:after="40" w:before="40" w:lineRule="auto"/>
              <w:rPr>
                <w:sz w:val="18"/>
                <w:szCs w:val="18"/>
              </w:rPr>
            </w:pPr>
            <w:r w:rsidDel="00000000" w:rsidR="00000000" w:rsidRPr="00000000">
              <w:rPr>
                <w:sz w:val="18"/>
                <w:szCs w:val="18"/>
                <w:rtl w:val="0"/>
              </w:rPr>
              <w:t xml:space="preserve">(null in sample)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22">
            <w:pPr>
              <w:spacing w:after="40" w:before="40" w:lineRule="auto"/>
              <w:rPr>
                <w:sz w:val="18"/>
                <w:szCs w:val="18"/>
              </w:rPr>
            </w:pPr>
            <w:r w:rsidDel="00000000" w:rsidR="00000000" w:rsidRPr="00000000">
              <w:rPr>
                <w:sz w:val="18"/>
                <w:szCs w:val="18"/>
                <w:rtl w:val="0"/>
              </w:rPr>
              <w:t xml:space="preserve">Null when session started before the hour window</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3">
            <w:pPr>
              <w:spacing w:after="40" w:before="40" w:lineRule="auto"/>
              <w:rPr>
                <w:sz w:val="18"/>
                <w:szCs w:val="18"/>
              </w:rPr>
            </w:pPr>
            <w:r w:rsidDel="00000000" w:rsidR="00000000" w:rsidRPr="00000000">
              <w:rPr>
                <w:sz w:val="18"/>
                <w:szCs w:val="18"/>
                <w:rtl w:val="0"/>
              </w:rPr>
              <w:t xml:space="preserve">FIRST_SESSION_DURATION_SEC_HOURLY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4">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5">
            <w:pPr>
              <w:spacing w:after="40" w:before="40" w:lineRule="auto"/>
              <w:rPr>
                <w:sz w:val="18"/>
                <w:szCs w:val="18"/>
              </w:rPr>
            </w:pPr>
            <w:r w:rsidDel="00000000" w:rsidR="00000000" w:rsidRPr="00000000">
              <w:rPr>
                <w:sz w:val="18"/>
                <w:szCs w:val="18"/>
                <w:rtl w:val="0"/>
              </w:rPr>
              <w:t xml:space="preserve">Duration of the first session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6">
            <w:pPr>
              <w:spacing w:after="40" w:before="40" w:lineRule="auto"/>
              <w:rPr>
                <w:sz w:val="18"/>
                <w:szCs w:val="18"/>
              </w:rPr>
            </w:pPr>
            <w:r w:rsidDel="00000000" w:rsidR="00000000" w:rsidRPr="00000000">
              <w:rPr>
                <w:sz w:val="18"/>
                <w:szCs w:val="18"/>
                <w:rtl w:val="0"/>
              </w:rPr>
              <w:t xml:space="preserve">(null in sample)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7">
            <w:pPr>
              <w:spacing w:after="40" w:before="40" w:lineRule="auto"/>
              <w:rPr>
                <w:sz w:val="18"/>
                <w:szCs w:val="18"/>
              </w:rPr>
            </w:pPr>
            <w:r w:rsidDel="00000000" w:rsidR="00000000" w:rsidRPr="00000000">
              <w:rPr>
                <w:sz w:val="18"/>
                <w:szCs w:val="18"/>
                <w:rtl w:val="0"/>
              </w:rPr>
              <w:t xml:space="preserve">Nullable</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28">
            <w:pPr>
              <w:spacing w:after="40" w:before="40" w:lineRule="auto"/>
              <w:rPr>
                <w:sz w:val="18"/>
                <w:szCs w:val="18"/>
              </w:rPr>
            </w:pPr>
            <w:r w:rsidDel="00000000" w:rsidR="00000000" w:rsidRPr="00000000">
              <w:rPr>
                <w:sz w:val="18"/>
                <w:szCs w:val="18"/>
                <w:rtl w:val="0"/>
              </w:rPr>
              <w:t xml:space="preserve">LAST_SESSION_END_TS_HOURLY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29">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2A">
            <w:pPr>
              <w:spacing w:after="40" w:before="40" w:lineRule="auto"/>
              <w:rPr>
                <w:sz w:val="18"/>
                <w:szCs w:val="18"/>
              </w:rPr>
            </w:pPr>
            <w:r w:rsidDel="00000000" w:rsidR="00000000" w:rsidRPr="00000000">
              <w:rPr>
                <w:sz w:val="18"/>
                <w:szCs w:val="18"/>
                <w:rtl w:val="0"/>
              </w:rPr>
              <w:t xml:space="preserve">When the last session ended within this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2B">
            <w:pPr>
              <w:spacing w:after="40" w:before="40" w:lineRule="auto"/>
              <w:rPr>
                <w:sz w:val="18"/>
                <w:szCs w:val="18"/>
              </w:rPr>
            </w:pPr>
            <w:r w:rsidDel="00000000" w:rsidR="00000000" w:rsidRPr="00000000">
              <w:rPr>
                <w:sz w:val="18"/>
                <w:szCs w:val="18"/>
                <w:rtl w:val="0"/>
              </w:rPr>
              <w:t xml:space="preserve">(null in sample)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2C">
            <w:pPr>
              <w:spacing w:after="40" w:before="40" w:lineRule="auto"/>
              <w:rPr>
                <w:sz w:val="18"/>
                <w:szCs w:val="18"/>
              </w:rPr>
            </w:pPr>
            <w:r w:rsidDel="00000000" w:rsidR="00000000" w:rsidRPr="00000000">
              <w:rPr>
                <w:sz w:val="18"/>
                <w:szCs w:val="18"/>
                <w:rtl w:val="0"/>
              </w:rPr>
              <w:t xml:space="preserve">Null when session extends beyond the hour</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D">
            <w:pPr>
              <w:spacing w:after="40" w:before="40" w:lineRule="auto"/>
              <w:rPr>
                <w:sz w:val="18"/>
                <w:szCs w:val="18"/>
              </w:rPr>
            </w:pPr>
            <w:r w:rsidDel="00000000" w:rsidR="00000000" w:rsidRPr="00000000">
              <w:rPr>
                <w:sz w:val="18"/>
                <w:szCs w:val="18"/>
                <w:rtl w:val="0"/>
              </w:rPr>
              <w:t xml:space="preserve">LAST_SESSION_DURATION_SEC_HOURLY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E">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2F">
            <w:pPr>
              <w:spacing w:after="40" w:before="40" w:lineRule="auto"/>
              <w:rPr>
                <w:sz w:val="18"/>
                <w:szCs w:val="18"/>
              </w:rPr>
            </w:pPr>
            <w:r w:rsidDel="00000000" w:rsidR="00000000" w:rsidRPr="00000000">
              <w:rPr>
                <w:sz w:val="18"/>
                <w:szCs w:val="18"/>
                <w:rtl w:val="0"/>
              </w:rPr>
              <w:t xml:space="preserve">Duration of the last session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0">
            <w:pPr>
              <w:spacing w:after="40" w:before="40" w:lineRule="auto"/>
              <w:rPr>
                <w:sz w:val="18"/>
                <w:szCs w:val="18"/>
              </w:rPr>
            </w:pPr>
            <w:r w:rsidDel="00000000" w:rsidR="00000000" w:rsidRPr="00000000">
              <w:rPr>
                <w:sz w:val="18"/>
                <w:szCs w:val="18"/>
                <w:rtl w:val="0"/>
              </w:rPr>
              <w:t xml:space="preserve">(null in sample)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1">
            <w:pPr>
              <w:spacing w:after="40" w:before="40" w:lineRule="auto"/>
              <w:rPr>
                <w:sz w:val="18"/>
                <w:szCs w:val="18"/>
              </w:rPr>
            </w:pPr>
            <w:r w:rsidDel="00000000" w:rsidR="00000000" w:rsidRPr="00000000">
              <w:rPr>
                <w:sz w:val="18"/>
                <w:szCs w:val="18"/>
                <w:rtl w:val="0"/>
              </w:rPr>
              <w:t xml:space="preserve">Nullable</w:t>
            </w:r>
          </w:p>
        </w:tc>
      </w:tr>
    </w:tbl>
    <w:p w:rsidR="00000000" w:rsidDel="00000000" w:rsidP="00000000" w:rsidRDefault="00000000" w:rsidRPr="00000000" w14:paraId="00000232">
      <w:pPr>
        <w:spacing w:after="240" w:before="240" w:lineRule="auto"/>
        <w:rPr/>
      </w:pPr>
      <w:r w:rsidDel="00000000" w:rsidR="00000000" w:rsidRPr="00000000">
        <w:rPr>
          <w:rtl w:val="0"/>
        </w:rPr>
        <w:t xml:space="preserve"> </w:t>
      </w:r>
    </w:p>
    <w:p w:rsidR="00000000" w:rsidDel="00000000" w:rsidP="00000000" w:rsidRDefault="00000000" w:rsidRPr="00000000" w14:paraId="00000233">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3. Key Metrics Derived From This Table</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5430"/>
        <w:tblGridChange w:id="0">
          <w:tblGrid>
            <w:gridCol w:w="3480"/>
            <w:gridCol w:w="543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34">
            <w:pPr>
              <w:spacing w:after="40" w:before="40" w:lineRule="auto"/>
              <w:rPr>
                <w:b w:val="1"/>
                <w:bCs w:val="1"/>
                <w:color w:val="ffffff"/>
                <w:sz w:val="18"/>
                <w:szCs w:val="18"/>
              </w:rPr>
            </w:pPr>
            <w:r w:rsidDel="00000000" w:rsidR="00000000" w:rsidRPr="00000000">
              <w:rPr>
                <w:b w:val="1"/>
                <w:bCs w:val="1"/>
                <w:color w:val="ffffff"/>
                <w:sz w:val="18"/>
                <w:szCs w:val="18"/>
                <w:rtl w:val="0"/>
              </w:rPr>
              <w:t xml:space="preserve">Metric</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35">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Formula / Logic</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36">
            <w:pPr>
              <w:spacing w:after="40" w:before="40" w:lineRule="auto"/>
              <w:rPr>
                <w:sz w:val="18"/>
                <w:szCs w:val="18"/>
              </w:rPr>
            </w:pPr>
            <w:r w:rsidDel="00000000" w:rsidR="00000000" w:rsidRPr="00000000">
              <w:rPr>
                <w:sz w:val="18"/>
                <w:szCs w:val="18"/>
                <w:rtl w:val="0"/>
              </w:rPr>
              <w:t xml:space="preserve">Hourly data usage (GB)</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37">
            <w:pPr>
              <w:spacing w:after="40" w:before="40" w:lineRule="auto"/>
              <w:rPr>
                <w:sz w:val="18"/>
                <w:szCs w:val="18"/>
              </w:rPr>
            </w:pPr>
            <w:r w:rsidDel="00000000" w:rsidR="00000000" w:rsidRPr="00000000">
              <w:rPr>
                <w:sz w:val="18"/>
                <w:szCs w:val="18"/>
                <w:rtl w:val="0"/>
              </w:rPr>
              <w:t xml:space="preserve">TOTAL_BYTES_HOURLY / 1,073,741,824</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8">
            <w:pPr>
              <w:spacing w:after="40" w:before="40" w:lineRule="auto"/>
              <w:rPr>
                <w:sz w:val="18"/>
                <w:szCs w:val="18"/>
              </w:rPr>
            </w:pPr>
            <w:r w:rsidDel="00000000" w:rsidR="00000000" w:rsidRPr="00000000">
              <w:rPr>
                <w:sz w:val="18"/>
                <w:szCs w:val="18"/>
                <w:rtl w:val="0"/>
              </w:rPr>
              <w:t xml:space="preserve">Download/Upload ratio</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9">
            <w:pPr>
              <w:spacing w:after="40" w:before="40" w:lineRule="auto"/>
              <w:rPr>
                <w:sz w:val="18"/>
                <w:szCs w:val="18"/>
              </w:rPr>
            </w:pPr>
            <w:r w:rsidDel="00000000" w:rsidR="00000000" w:rsidRPr="00000000">
              <w:rPr>
                <w:sz w:val="18"/>
                <w:szCs w:val="18"/>
                <w:rtl w:val="0"/>
              </w:rPr>
              <w:t xml:space="preserve">DOWNLOAD_BYTES_HOURLY / UPLOAD_BYTES_HOURLY</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3A">
            <w:pPr>
              <w:spacing w:after="40" w:before="40" w:lineRule="auto"/>
              <w:rPr>
                <w:sz w:val="18"/>
                <w:szCs w:val="18"/>
              </w:rPr>
            </w:pPr>
            <w:r w:rsidDel="00000000" w:rsidR="00000000" w:rsidRPr="00000000">
              <w:rPr>
                <w:sz w:val="18"/>
                <w:szCs w:val="18"/>
                <w:rtl w:val="0"/>
              </w:rPr>
              <w:t xml:space="preserve">Peak hour identification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3B">
            <w:pPr>
              <w:spacing w:after="40" w:before="40" w:lineRule="auto"/>
              <w:rPr>
                <w:sz w:val="18"/>
                <w:szCs w:val="18"/>
              </w:rPr>
            </w:pPr>
            <w:r w:rsidDel="00000000" w:rsidR="00000000" w:rsidRPr="00000000">
              <w:rPr>
                <w:sz w:val="18"/>
                <w:szCs w:val="18"/>
                <w:rtl w:val="0"/>
              </w:rPr>
              <w:t xml:space="preserve">HOUR_OF_DAY with max TOTAL_BYTES_HOURLY</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C">
            <w:pPr>
              <w:spacing w:after="40" w:before="40" w:lineRule="auto"/>
              <w:rPr>
                <w:sz w:val="18"/>
                <w:szCs w:val="18"/>
              </w:rPr>
            </w:pPr>
            <w:r w:rsidDel="00000000" w:rsidR="00000000" w:rsidRPr="00000000">
              <w:rPr>
                <w:sz w:val="18"/>
                <w:szCs w:val="18"/>
                <w:rtl w:val="0"/>
              </w:rPr>
              <w:t xml:space="preserve">Active router hours/day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3D">
            <w:pPr>
              <w:spacing w:after="40" w:before="40" w:lineRule="auto"/>
              <w:rPr>
                <w:sz w:val="18"/>
                <w:szCs w:val="18"/>
              </w:rPr>
            </w:pPr>
            <w:r w:rsidDel="00000000" w:rsidR="00000000" w:rsidRPr="00000000">
              <w:rPr>
                <w:sz w:val="18"/>
                <w:szCs w:val="18"/>
                <w:rtl w:val="0"/>
              </w:rPr>
              <w:t xml:space="preserve">COUNT of hours where TOTAL_BYTES_HOURLY &gt; 0</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3E">
            <w:pPr>
              <w:spacing w:after="40" w:before="40" w:lineRule="auto"/>
              <w:rPr>
                <w:sz w:val="18"/>
                <w:szCs w:val="18"/>
              </w:rPr>
            </w:pPr>
            <w:r w:rsidDel="00000000" w:rsidR="00000000" w:rsidRPr="00000000">
              <w:rPr>
                <w:sz w:val="18"/>
                <w:szCs w:val="18"/>
                <w:rtl w:val="0"/>
              </w:rPr>
              <w:t xml:space="preserve">Heavy user detection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3F">
            <w:pPr>
              <w:spacing w:after="40" w:before="40" w:lineRule="auto"/>
              <w:rPr>
                <w:sz w:val="18"/>
                <w:szCs w:val="18"/>
              </w:rPr>
            </w:pPr>
            <w:r w:rsidDel="00000000" w:rsidR="00000000" w:rsidRPr="00000000">
              <w:rPr>
                <w:sz w:val="18"/>
                <w:szCs w:val="18"/>
                <w:rtl w:val="0"/>
              </w:rPr>
              <w:t xml:space="preserve">Routers with TOTAL_BYTES_HOURLY &gt; 1 GB consistently</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40">
            <w:pPr>
              <w:spacing w:after="40" w:before="40" w:lineRule="auto"/>
              <w:rPr>
                <w:sz w:val="18"/>
                <w:szCs w:val="18"/>
              </w:rPr>
            </w:pPr>
            <w:r w:rsidDel="00000000" w:rsidR="00000000" w:rsidRPr="00000000">
              <w:rPr>
                <w:sz w:val="18"/>
                <w:szCs w:val="18"/>
                <w:rtl w:val="0"/>
              </w:rPr>
              <w:t xml:space="preserve">Secondary link usage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41">
            <w:pPr>
              <w:spacing w:after="40" w:before="40" w:lineRule="auto"/>
              <w:rPr>
                <w:sz w:val="18"/>
                <w:szCs w:val="18"/>
              </w:rPr>
            </w:pPr>
            <w:r w:rsidDel="00000000" w:rsidR="00000000" w:rsidRPr="00000000">
              <w:rPr>
                <w:sz w:val="18"/>
                <w:szCs w:val="18"/>
                <w:rtl w:val="0"/>
              </w:rPr>
              <w:t xml:space="preserve">Filter CONNECTION_TYPE = 'secondary' to see failover events</w:t>
            </w:r>
          </w:p>
        </w:tc>
      </w:tr>
    </w:tbl>
    <w:p w:rsidR="00000000" w:rsidDel="00000000" w:rsidP="00000000" w:rsidRDefault="00000000" w:rsidRPr="00000000" w14:paraId="00000242">
      <w:pPr>
        <w:spacing w:after="240" w:before="240" w:lineRule="auto"/>
        <w:rPr/>
      </w:pPr>
      <w:r w:rsidDel="00000000" w:rsidR="00000000" w:rsidRPr="00000000">
        <w:rPr>
          <w:rtl w:val="0"/>
        </w:rPr>
        <w:t xml:space="preserve"> </w:t>
      </w:r>
    </w:p>
    <w:p w:rsidR="00000000" w:rsidDel="00000000" w:rsidP="00000000" w:rsidRDefault="00000000" w:rsidRPr="00000000" w14:paraId="00000243">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4. Data Quality Checks</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015"/>
        <w:tblGridChange w:id="0">
          <w:tblGrid>
            <w:gridCol w:w="2895"/>
            <w:gridCol w:w="601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44">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Check</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45">
            <w:pPr>
              <w:spacing w:after="40" w:before="40" w:lineRule="auto"/>
              <w:rPr>
                <w:b w:val="1"/>
                <w:bCs w:val="1"/>
                <w:color w:val="ffffff"/>
                <w:sz w:val="18"/>
                <w:szCs w:val="18"/>
              </w:rPr>
            </w:pPr>
            <w:r w:rsidDel="00000000" w:rsidR="00000000" w:rsidRPr="00000000">
              <w:rPr>
                <w:b w:val="1"/>
                <w:bCs w:val="1"/>
                <w:color w:val="ffffff"/>
                <w:sz w:val="18"/>
                <w:szCs w:val="18"/>
                <w:rtl w:val="0"/>
              </w:rPr>
              <w:t xml:space="preserve">Observation / Action</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46">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TOTAL_BYTES ≠ DL + UL</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47">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Verify TOTAL_BYTES_HOURLY ≈ DOWNLOAD + UPLOAD; may differ due to floating point</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48">
            <w:pPr>
              <w:spacing w:after="40" w:before="40" w:lineRule="auto"/>
              <w:rPr>
                <w:sz w:val="18"/>
                <w:szCs w:val="18"/>
              </w:rPr>
            </w:pPr>
            <w:r w:rsidDel="00000000" w:rsidR="00000000" w:rsidRPr="00000000">
              <w:rPr>
                <w:sz w:val="18"/>
                <w:szCs w:val="18"/>
                <w:rtl w:val="0"/>
              </w:rPr>
              <w:t xml:space="preserve">Duplicate check</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49">
            <w:pPr>
              <w:spacing w:after="40" w:before="40" w:lineRule="auto"/>
              <w:rPr>
                <w:sz w:val="18"/>
                <w:szCs w:val="18"/>
              </w:rPr>
            </w:pPr>
            <w:r w:rsidDel="00000000" w:rsidR="00000000" w:rsidRPr="00000000">
              <w:rPr>
                <w:sz w:val="18"/>
                <w:szCs w:val="18"/>
                <w:rtl w:val="0"/>
              </w:rPr>
              <w:t xml:space="preserve">(DATE_IST, HOUR_START, NASID, MAC) should be unique</w:t>
            </w:r>
          </w:p>
        </w:tc>
      </w:tr>
    </w:tbl>
    <w:p w:rsidR="00000000" w:rsidDel="00000000" w:rsidP="00000000" w:rsidRDefault="00000000" w:rsidRPr="00000000" w14:paraId="0000024A">
      <w:pPr>
        <w:spacing w:after="240" w:before="240" w:lineRule="auto"/>
        <w:rPr/>
      </w:pPr>
      <w:r w:rsidDel="00000000" w:rsidR="00000000" w:rsidRPr="00000000">
        <w:rPr>
          <w:rtl w:val="0"/>
        </w:rPr>
        <w:t xml:space="preserve"> </w:t>
      </w:r>
    </w:p>
    <w:p w:rsidR="00000000" w:rsidDel="00000000" w:rsidP="00000000" w:rsidRDefault="00000000" w:rsidRPr="00000000" w14:paraId="0000024B">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5. Common Joins / Relationships</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900"/>
        <w:gridCol w:w="2040"/>
        <w:tblGridChange w:id="0">
          <w:tblGrid>
            <w:gridCol w:w="2970"/>
            <w:gridCol w:w="3900"/>
            <w:gridCol w:w="204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4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To</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4D">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Key</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4E">
            <w:pPr>
              <w:spacing w:after="40" w:before="40" w:lineRule="auto"/>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4F">
            <w:pPr>
              <w:spacing w:after="40" w:before="40" w:lineRule="auto"/>
              <w:rPr>
                <w:sz w:val="18"/>
                <w:szCs w:val="18"/>
              </w:rPr>
            </w:pPr>
            <w:r w:rsidDel="00000000" w:rsidR="00000000" w:rsidRPr="00000000">
              <w:rPr>
                <w:sz w:val="18"/>
                <w:szCs w:val="18"/>
                <w:rtl w:val="0"/>
              </w:rPr>
              <w:t xml:space="preserve">DAILY_DATA_USAGE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50">
            <w:pPr>
              <w:spacing w:after="40" w:before="40" w:lineRule="auto"/>
              <w:rPr>
                <w:sz w:val="18"/>
                <w:szCs w:val="18"/>
              </w:rPr>
            </w:pPr>
            <w:r w:rsidDel="00000000" w:rsidR="00000000" w:rsidRPr="00000000">
              <w:rPr>
                <w:sz w:val="18"/>
                <w:szCs w:val="18"/>
                <w:rtl w:val="0"/>
              </w:rPr>
              <w:t xml:space="preserve">DATE_IST, NASID, ROUTERMAC, CONNECTION_TYPE, MOBILE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51">
            <w:pPr>
              <w:spacing w:after="40" w:before="40" w:lineRule="auto"/>
              <w:rPr>
                <w:sz w:val="18"/>
                <w:szCs w:val="18"/>
              </w:rPr>
            </w:pPr>
            <w:r w:rsidDel="00000000" w:rsidR="00000000" w:rsidRPr="00000000">
              <w:rPr>
                <w:sz w:val="18"/>
                <w:szCs w:val="18"/>
                <w:rtl w:val="0"/>
              </w:rPr>
              <w:t xml:space="preserve">Validate hourly rollup matches daily totals</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52">
            <w:pPr>
              <w:spacing w:after="40" w:before="40" w:lineRule="auto"/>
              <w:rPr>
                <w:sz w:val="18"/>
                <w:szCs w:val="18"/>
              </w:rPr>
            </w:pPr>
            <w:r w:rsidDel="00000000" w:rsidR="00000000" w:rsidRPr="00000000">
              <w:rPr>
                <w:sz w:val="18"/>
                <w:szCs w:val="18"/>
                <w:rtl w:val="0"/>
              </w:rPr>
              <w:t xml:space="preserve">HOURLY_DEVICE_PING_INFLUX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53">
            <w:pPr>
              <w:spacing w:after="40" w:before="40" w:lineRule="auto"/>
              <w:rPr>
                <w:sz w:val="18"/>
                <w:szCs w:val="18"/>
              </w:rPr>
            </w:pPr>
            <w:r w:rsidDel="00000000" w:rsidR="00000000" w:rsidRPr="00000000">
              <w:rPr>
                <w:sz w:val="18"/>
                <w:szCs w:val="18"/>
                <w:rtl w:val="0"/>
              </w:rPr>
              <w:t xml:space="preserve">NASID = NAS_ID, HOUR_START = HOUR_START_IST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54">
            <w:pPr>
              <w:spacing w:after="40" w:before="40" w:lineRule="auto"/>
              <w:rPr>
                <w:sz w:val="18"/>
                <w:szCs w:val="18"/>
              </w:rPr>
            </w:pPr>
            <w:r w:rsidDel="00000000" w:rsidR="00000000" w:rsidRPr="00000000">
              <w:rPr>
                <w:sz w:val="18"/>
                <w:szCs w:val="18"/>
                <w:rtl w:val="0"/>
              </w:rPr>
              <w:t xml:space="preserve">Join usage with uptime to identify data loss during outages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55">
            <w:pPr>
              <w:spacing w:after="40" w:before="40" w:lineRule="auto"/>
              <w:rPr>
                <w:sz w:val="18"/>
                <w:szCs w:val="18"/>
              </w:rPr>
            </w:pPr>
            <w:r w:rsidDel="00000000" w:rsidR="00000000" w:rsidRPr="00000000">
              <w:rPr>
                <w:sz w:val="18"/>
                <w:szCs w:val="18"/>
                <w:rtl w:val="0"/>
              </w:rPr>
              <w:t xml:space="preserve">incidents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56">
            <w:pPr>
              <w:spacing w:after="40" w:before="40" w:lineRule="auto"/>
              <w:rPr>
                <w:sz w:val="18"/>
                <w:szCs w:val="18"/>
              </w:rPr>
            </w:pPr>
            <w:r w:rsidDel="00000000" w:rsidR="00000000" w:rsidRPr="00000000">
              <w:rPr>
                <w:sz w:val="18"/>
                <w:szCs w:val="18"/>
                <w:rtl w:val="0"/>
              </w:rPr>
              <w:t xml:space="preserve">NASID via device lookup, time range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57">
            <w:pPr>
              <w:spacing w:after="40" w:before="40" w:lineRule="auto"/>
              <w:rPr>
                <w:sz w:val="18"/>
                <w:szCs w:val="18"/>
              </w:rPr>
            </w:pPr>
            <w:r w:rsidDel="00000000" w:rsidR="00000000" w:rsidRPr="00000000">
              <w:rPr>
                <w:sz w:val="18"/>
                <w:szCs w:val="18"/>
                <w:rtl w:val="0"/>
              </w:rPr>
              <w:t xml:space="preserve">Did usage drop during an incident?</w:t>
            </w:r>
          </w:p>
        </w:tc>
      </w:tr>
    </w:tbl>
    <w:p w:rsidR="00000000" w:rsidDel="00000000" w:rsidP="00000000" w:rsidRDefault="00000000" w:rsidRPr="00000000" w14:paraId="00000258">
      <w:pPr>
        <w:spacing w:after="240" w:before="240" w:lineRule="auto"/>
        <w:rPr/>
      </w:pPr>
      <w:r w:rsidDel="00000000" w:rsidR="00000000" w:rsidRPr="00000000">
        <w:rPr>
          <w:rtl w:val="0"/>
        </w:rPr>
        <w:t xml:space="preserve"> </w:t>
      </w:r>
    </w:p>
    <w:p w:rsidR="00000000" w:rsidDel="00000000" w:rsidP="00000000" w:rsidRDefault="00000000" w:rsidRPr="00000000" w14:paraId="00000259">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6. Analytical Use Cases</w:t>
      </w:r>
    </w:p>
    <w:p w:rsidR="00000000" w:rsidDel="00000000" w:rsidP="00000000" w:rsidRDefault="00000000" w:rsidRPr="00000000" w14:paraId="0000025A">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Peak hour bandwidth analysis: When is the network most stressed? (GROUP BY HOUR_OF_DAY)</w:t>
      </w:r>
    </w:p>
    <w:p w:rsidR="00000000" w:rsidDel="00000000" w:rsidP="00000000" w:rsidRDefault="00000000" w:rsidRPr="00000000" w14:paraId="0000025B">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Customer plan utilization: How much data did a subscriber use this month?</w:t>
      </w:r>
    </w:p>
    <w:p w:rsidR="00000000" w:rsidDel="00000000" w:rsidP="00000000" w:rsidRDefault="00000000" w:rsidRPr="00000000" w14:paraId="0000025C">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Secondary link failover events: When and how long did routers fall back to secondary connection?</w:t>
      </w:r>
    </w:p>
    <w:p w:rsidR="00000000" w:rsidDel="00000000" w:rsidP="00000000" w:rsidRDefault="00000000" w:rsidRPr="00000000" w14:paraId="0000025D">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Upload-heavy users: Identify outliers who upload more than they download (content creators, servers)</w:t>
      </w:r>
    </w:p>
    <w:p w:rsidR="00000000" w:rsidDel="00000000" w:rsidP="00000000" w:rsidRDefault="00000000" w:rsidRPr="00000000" w14:paraId="0000025E">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62626"/>
          <w:sz w:val="20"/>
          <w:szCs w:val="20"/>
          <w:rtl w:val="0"/>
        </w:rPr>
        <w:t xml:space="preserve">Session stability: High SESSIONS_COUNT_HOURLY = unstable connection → correlate with ping drops</w:t>
      </w:r>
    </w:p>
    <w:p w:rsidR="00000000" w:rsidDel="00000000" w:rsidP="00000000" w:rsidRDefault="00000000" w:rsidRPr="00000000" w14:paraId="0000025F">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7. Sample Queries</w:t>
      </w:r>
    </w:p>
    <w:p w:rsidR="00000000" w:rsidDel="00000000" w:rsidP="00000000" w:rsidRDefault="00000000" w:rsidRPr="00000000" w14:paraId="00000260">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1 — Top data-consuming routers</w:t>
      </w:r>
    </w:p>
    <w:p w:rsidR="00000000" w:rsidDel="00000000" w:rsidP="00000000" w:rsidRDefault="00000000" w:rsidRPr="00000000" w14:paraId="00000261">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NASID, ROUTERMAC, HOUR_OF_DAY,</w:t>
        <w:br w:type="textWrapping"/>
        <w:t xml:space="preserve"> </w:t>
        <w:tab/>
        <w:t xml:space="preserve">ROUND(TOTAL_BYTES_HOURLY / 1073741824, 3) AS total_gb,</w:t>
        <w:br w:type="textWrapping"/>
        <w:t xml:space="preserve"> </w:t>
        <w:tab/>
        <w:t xml:space="preserve">ROUND(DOWNLOAD_BYTES_HOURLY / 1073741824, 3) AS download_gb</w:t>
        <w:br w:type="textWrapping"/>
        <w:t xml:space="preserve"> FROM PROD_DB.DBT.HOURLY_USAGE_PRORATED</w:t>
        <w:br w:type="textWrapping"/>
        <w:t xml:space="preserve"> WHERE DATE_IST = '2025-12-24'</w:t>
        <w:br w:type="textWrapping"/>
        <w:t xml:space="preserve"> ORDER BY total_gb DESC LIMIT 50;</w:t>
      </w:r>
    </w:p>
    <w:p w:rsidR="00000000" w:rsidDel="00000000" w:rsidP="00000000" w:rsidRDefault="00000000" w:rsidRPr="00000000" w14:paraId="00000262">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2 — Peak usage hour of day network-wide</w:t>
      </w:r>
    </w:p>
    <w:p w:rsidR="00000000" w:rsidDel="00000000" w:rsidP="00000000" w:rsidRDefault="00000000" w:rsidRPr="00000000" w14:paraId="00000263">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HOUR_OF_DAY,</w:t>
        <w:br w:type="textWrapping"/>
        <w:t xml:space="preserve"> </w:t>
        <w:tab/>
        <w:t xml:space="preserve">SUM(TOTAL_BYTES_HOURLY) / 1e9 AS total_gb,</w:t>
        <w:br w:type="textWrapping"/>
        <w:t xml:space="preserve"> </w:t>
        <w:tab/>
        <w:t xml:space="preserve">COUNT(DISTINCT ROUTERMAC) AS active_routers,</w:t>
        <w:br w:type="textWrapping"/>
        <w:t xml:space="preserve"> </w:t>
        <w:tab/>
        <w:t xml:space="preserve">AVG(TOTAL_BYTES_HOURLY / 1073741824) AS avg_gb_per_router</w:t>
        <w:br w:type="textWrapping"/>
        <w:t xml:space="preserve"> FROM PROD_DB.DBT.HOURLY_USAGE_PRORATED</w:t>
        <w:br w:type="textWrapping"/>
        <w:t xml:space="preserve"> GROUP BY HOUR_OF_DAY</w:t>
        <w:br w:type="textWrapping"/>
        <w:t xml:space="preserve"> ORDER BY total_gb DESC;</w:t>
      </w:r>
    </w:p>
    <w:p w:rsidR="00000000" w:rsidDel="00000000" w:rsidP="00000000" w:rsidRDefault="00000000" w:rsidRPr="00000000" w14:paraId="00000264">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3 — Secondary connection (failover) events</w:t>
      </w:r>
    </w:p>
    <w:p w:rsidR="00000000" w:rsidDel="00000000" w:rsidP="00000000" w:rsidRDefault="00000000" w:rsidRPr="00000000" w14:paraId="00000265">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DATE_IST, HOUR_OF_DAY, NASID, ROUTERMAC,</w:t>
        <w:br w:type="textWrapping"/>
        <w:t xml:space="preserve"> </w:t>
        <w:tab/>
        <w:t xml:space="preserve">ROUND(TOTAL_BYTES_HOURLY / 1e6, 2) AS usage_mb</w:t>
        <w:br w:type="textWrapping"/>
        <w:t xml:space="preserve"> FROM PROD_DB.DBT.HOURLY_USAGE_PRORATED</w:t>
        <w:br w:type="textWrapping"/>
        <w:t xml:space="preserve"> WHERE CONNECTION_TYPE = 'secondary'</w:t>
        <w:br w:type="textWrapping"/>
        <w:t xml:space="preserve"> ORDER BY DATE_IST DESC, HOUR_OF_DAY;</w:t>
      </w:r>
    </w:p>
    <w:p w:rsidR="00000000" w:rsidDel="00000000" w:rsidP="00000000" w:rsidRDefault="00000000" w:rsidRPr="00000000" w14:paraId="00000266">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4 — Join with ping: Usage during outage hours</w:t>
      </w:r>
    </w:p>
    <w:p w:rsidR="00000000" w:rsidDel="00000000" w:rsidP="00000000" w:rsidRDefault="00000000" w:rsidRPr="00000000" w14:paraId="00000267">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u.DATE_IST, u.HOUR_OF_DAY, u.NASID,</w:t>
        <w:br w:type="textWrapping"/>
        <w:t xml:space="preserve"> </w:t>
        <w:tab/>
        <w:t xml:space="preserve">u.TOTAL_BYTES_HOURLY,</w:t>
        <w:br w:type="textWrapping"/>
        <w:t xml:space="preserve"> </w:t>
        <w:tab/>
        <w:t xml:space="preserve">p.TOTAL_PINGS_MISSED,</w:t>
        <w:br w:type="textWrapping"/>
        <w:t xml:space="preserve"> </w:t>
        <w:tab/>
        <w:t xml:space="preserve">ROUND(p.TOTAL_PINGS_MISSED / 12.0 * 100, 1) AS downtime_pct</w:t>
        <w:br w:type="textWrapping"/>
        <w:t xml:space="preserve"> FROM PROD_DB.DBT.HOURLY_USAGE_PRORATED u</w:t>
        <w:br w:type="textWrapping"/>
        <w:t xml:space="preserve"> JOIN PROD_DB.PUBLIC.HOURLY_DEVICE_PING_INFLUX p</w:t>
        <w:br w:type="textWrapping"/>
        <w:t xml:space="preserve"> </w:t>
        <w:tab/>
        <w:t xml:space="preserve">ON u.NASID = p.NAS_ID AND u.HOUR_START = p.HOUR_START_IST</w:t>
        <w:br w:type="textWrapping"/>
        <w:t xml:space="preserve"> WHERE p.TOTAL_PINGS_MISSED &gt; 6</w:t>
        <w:br w:type="textWrapping"/>
        <w:t xml:space="preserve"> ORDER BY downtime_pct DESC;</w:t>
      </w:r>
    </w:p>
    <w:p w:rsidR="00000000" w:rsidDel="00000000" w:rsidP="00000000" w:rsidRDefault="00000000" w:rsidRPr="00000000" w14:paraId="00000268">
      <w:pPr>
        <w:spacing w:after="240" w:before="240" w:lineRule="auto"/>
        <w:rPr/>
      </w:pPr>
      <w:r w:rsidDel="00000000" w:rsidR="00000000" w:rsidRPr="00000000">
        <w:rPr>
          <w:rtl w:val="0"/>
        </w:rPr>
        <w:t xml:space="preserve"> </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1f497d"/>
          <w:sz w:val="36"/>
          <w:szCs w:val="36"/>
        </w:rPr>
      </w:pPr>
      <w:r w:rsidDel="00000000" w:rsidR="00000000" w:rsidRPr="00000000">
        <w:rPr>
          <w:b w:val="1"/>
          <w:bCs w:val="1"/>
          <w:color w:val="1f497d"/>
          <w:sz w:val="36"/>
          <w:szCs w:val="36"/>
          <w:rtl w:val="0"/>
        </w:rPr>
        <w:t xml:space="preserve">TABLE 4: PROD_DB.DBT.DAILY_DATA_USAGE</w:t>
      </w:r>
    </w:p>
    <w:p w:rsidR="00000000" w:rsidDel="00000000" w:rsidP="00000000" w:rsidRDefault="00000000" w:rsidRPr="00000000" w14:paraId="0000026A">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1. Table Overview</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20"/>
        <w:tblGridChange w:id="0">
          <w:tblGrid>
            <w:gridCol w:w="2790"/>
            <w:gridCol w:w="612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6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6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6D">
            <w:pPr>
              <w:spacing w:after="40" w:before="40" w:lineRule="auto"/>
              <w:rPr>
                <w:sz w:val="18"/>
                <w:szCs w:val="18"/>
              </w:rPr>
            </w:pPr>
            <w:r w:rsidDel="00000000" w:rsidR="00000000" w:rsidRPr="00000000">
              <w:rPr>
                <w:sz w:val="18"/>
                <w:szCs w:val="18"/>
                <w:rtl w:val="0"/>
              </w:rPr>
              <w:t xml:space="preserve">Table Name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6E">
            <w:pPr>
              <w:spacing w:after="40" w:before="40" w:lineRule="auto"/>
              <w:rPr>
                <w:sz w:val="18"/>
                <w:szCs w:val="18"/>
              </w:rPr>
            </w:pPr>
            <w:r w:rsidDel="00000000" w:rsidR="00000000" w:rsidRPr="00000000">
              <w:rPr>
                <w:sz w:val="18"/>
                <w:szCs w:val="18"/>
                <w:rtl w:val="0"/>
              </w:rPr>
              <w:t xml:space="preserve">PROD_DB.DBT.DAILY_DATA_USAGE</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6F">
            <w:pPr>
              <w:spacing w:after="40" w:before="40" w:lineRule="auto"/>
              <w:rPr>
                <w:sz w:val="18"/>
                <w:szCs w:val="18"/>
              </w:rPr>
            </w:pPr>
            <w:r w:rsidDel="00000000" w:rsidR="00000000" w:rsidRPr="00000000">
              <w:rPr>
                <w:sz w:val="18"/>
                <w:szCs w:val="18"/>
                <w:rtl w:val="0"/>
              </w:rPr>
              <w:t xml:space="preserve">Business Purpose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70">
            <w:pPr>
              <w:spacing w:after="40" w:before="40" w:lineRule="auto"/>
              <w:rPr>
                <w:sz w:val="18"/>
                <w:szCs w:val="18"/>
              </w:rPr>
            </w:pPr>
            <w:r w:rsidDel="00000000" w:rsidR="00000000" w:rsidRPr="00000000">
              <w:rPr>
                <w:sz w:val="18"/>
                <w:szCs w:val="18"/>
                <w:rtl w:val="0"/>
              </w:rPr>
              <w:t xml:space="preserve">Daily rollup of internet data usage per router, enriched with advanced behavioral metrics: peak-hour usage, day/night split, usage volatility, and session pattern flags. Primary table for customer plan utilization reporting, quota monitoring, and behavioral segmentation.</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71">
            <w:pPr>
              <w:spacing w:after="40" w:before="40" w:lineRule="auto"/>
              <w:rPr>
                <w:sz w:val="18"/>
                <w:szCs w:val="18"/>
              </w:rPr>
            </w:pPr>
            <w:r w:rsidDel="00000000" w:rsidR="00000000" w:rsidRPr="00000000">
              <w:rPr>
                <w:sz w:val="18"/>
                <w:szCs w:val="18"/>
                <w:rtl w:val="0"/>
              </w:rPr>
              <w:t xml:space="preserve">Data Source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72">
            <w:pPr>
              <w:spacing w:after="40" w:before="40" w:lineRule="auto"/>
              <w:rPr>
                <w:sz w:val="18"/>
                <w:szCs w:val="18"/>
              </w:rPr>
            </w:pPr>
            <w:r w:rsidDel="00000000" w:rsidR="00000000" w:rsidRPr="00000000">
              <w:rPr>
                <w:sz w:val="18"/>
                <w:szCs w:val="18"/>
                <w:rtl w:val="0"/>
              </w:rPr>
              <w:t xml:space="preserve">DBT model — aggregated from HOURLY_USAGE_PRORATED</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73">
            <w:pPr>
              <w:spacing w:after="40" w:before="40" w:lineRule="auto"/>
              <w:rPr>
                <w:sz w:val="18"/>
                <w:szCs w:val="18"/>
              </w:rPr>
            </w:pPr>
            <w:r w:rsidDel="00000000" w:rsidR="00000000" w:rsidRPr="00000000">
              <w:rPr>
                <w:sz w:val="18"/>
                <w:szCs w:val="18"/>
                <w:rtl w:val="0"/>
              </w:rPr>
              <w:t xml:space="preserve">Grain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74">
            <w:pPr>
              <w:spacing w:after="40" w:before="40" w:lineRule="auto"/>
              <w:rPr>
                <w:sz w:val="18"/>
                <w:szCs w:val="18"/>
              </w:rPr>
            </w:pPr>
            <w:r w:rsidDel="00000000" w:rsidR="00000000" w:rsidRPr="00000000">
              <w:rPr>
                <w:sz w:val="18"/>
                <w:szCs w:val="18"/>
                <w:rtl w:val="0"/>
              </w:rPr>
              <w:t xml:space="preserve">1 row = 1 router (NASID + MAC) × 1 connection type × 1 mobile device × 1 calendar day</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75">
            <w:pPr>
              <w:spacing w:after="40" w:before="40" w:lineRule="auto"/>
              <w:rPr>
                <w:sz w:val="18"/>
                <w:szCs w:val="18"/>
              </w:rPr>
            </w:pPr>
            <w:r w:rsidDel="00000000" w:rsidR="00000000" w:rsidRPr="00000000">
              <w:rPr>
                <w:sz w:val="18"/>
                <w:szCs w:val="18"/>
                <w:rtl w:val="0"/>
              </w:rPr>
              <w:t xml:space="preserve">Refresh Frequency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76">
            <w:pPr>
              <w:spacing w:after="40" w:before="40" w:lineRule="auto"/>
              <w:rPr>
                <w:sz w:val="18"/>
                <w:szCs w:val="18"/>
              </w:rPr>
            </w:pPr>
            <w:r w:rsidDel="00000000" w:rsidR="00000000" w:rsidRPr="00000000">
              <w:rPr>
                <w:sz w:val="18"/>
                <w:szCs w:val="18"/>
                <w:rtl w:val="0"/>
              </w:rPr>
              <w:t xml:space="preserve">Daily (date range 2026-01-02 to 2026-01-12 in sample)</w:t>
            </w:r>
          </w:p>
        </w:tc>
      </w:tr>
    </w:tbl>
    <w:p w:rsidR="00000000" w:rsidDel="00000000" w:rsidP="00000000" w:rsidRDefault="00000000" w:rsidRPr="00000000" w14:paraId="00000277">
      <w:pPr>
        <w:spacing w:after="240" w:before="240" w:lineRule="auto"/>
        <w:rPr/>
      </w:pPr>
      <w:r w:rsidDel="00000000" w:rsidR="00000000" w:rsidRPr="00000000">
        <w:rPr>
          <w:rtl w:val="0"/>
        </w:rPr>
        <w:t xml:space="preserve"> </w:t>
      </w:r>
    </w:p>
    <w:p w:rsidR="00000000" w:rsidDel="00000000" w:rsidP="00000000" w:rsidRDefault="00000000" w:rsidRPr="00000000" w14:paraId="00000278">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2. Column Definitions</w:t>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155"/>
        <w:gridCol w:w="1425"/>
        <w:gridCol w:w="1725"/>
        <w:gridCol w:w="1455"/>
        <w:tblGridChange w:id="0">
          <w:tblGrid>
            <w:gridCol w:w="3165"/>
            <w:gridCol w:w="1155"/>
            <w:gridCol w:w="1425"/>
            <w:gridCol w:w="1725"/>
            <w:gridCol w:w="145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79">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Column Name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7A">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7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7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Example Value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7D">
            <w:pPr>
              <w:spacing w:after="40" w:before="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7E">
            <w:pPr>
              <w:spacing w:after="40" w:before="40" w:lineRule="auto"/>
              <w:rPr>
                <w:sz w:val="18"/>
                <w:szCs w:val="18"/>
              </w:rPr>
            </w:pPr>
            <w:r w:rsidDel="00000000" w:rsidR="00000000" w:rsidRPr="00000000">
              <w:rPr>
                <w:sz w:val="18"/>
                <w:szCs w:val="18"/>
                <w:rtl w:val="0"/>
              </w:rPr>
              <w:t xml:space="preserve">DATE_IST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7F">
            <w:pPr>
              <w:spacing w:after="40" w:before="40" w:lineRule="auto"/>
              <w:rPr>
                <w:sz w:val="18"/>
                <w:szCs w:val="18"/>
              </w:rPr>
            </w:pPr>
            <w:r w:rsidDel="00000000" w:rsidR="00000000" w:rsidRPr="00000000">
              <w:rPr>
                <w:sz w:val="18"/>
                <w:szCs w:val="18"/>
                <w:rtl w:val="0"/>
              </w:rPr>
              <w:t xml:space="preserve">DATE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80">
            <w:pPr>
              <w:spacing w:after="40" w:before="40" w:lineRule="auto"/>
              <w:rPr>
                <w:sz w:val="18"/>
                <w:szCs w:val="18"/>
              </w:rPr>
            </w:pPr>
            <w:r w:rsidDel="00000000" w:rsidR="00000000" w:rsidRPr="00000000">
              <w:rPr>
                <w:sz w:val="18"/>
                <w:szCs w:val="18"/>
                <w:rtl w:val="0"/>
              </w:rPr>
              <w:t xml:space="preserve">Calendar date (IST)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81">
            <w:pPr>
              <w:spacing w:after="40" w:before="40" w:lineRule="auto"/>
              <w:rPr>
                <w:sz w:val="18"/>
                <w:szCs w:val="18"/>
              </w:rPr>
            </w:pPr>
            <w:r w:rsidDel="00000000" w:rsidR="00000000" w:rsidRPr="00000000">
              <w:rPr>
                <w:sz w:val="18"/>
                <w:szCs w:val="18"/>
                <w:rtl w:val="0"/>
              </w:rPr>
              <w:t xml:space="preserve">2026-01-03</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82">
            <w:pPr>
              <w:spacing w:after="40" w:before="40" w:lineRule="auto"/>
              <w:rPr>
                <w:sz w:val="18"/>
                <w:szCs w:val="18"/>
              </w:rPr>
            </w:pPr>
            <w:r w:rsidDel="00000000" w:rsidR="00000000" w:rsidRPr="00000000">
              <w:rPr>
                <w:sz w:val="18"/>
                <w:szCs w:val="18"/>
                <w:rtl w:val="0"/>
              </w:rPr>
              <w:t xml:space="preserve">Primary partition key</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83">
            <w:pPr>
              <w:spacing w:after="40" w:before="40" w:lineRule="auto"/>
              <w:rPr>
                <w:sz w:val="18"/>
                <w:szCs w:val="18"/>
              </w:rPr>
            </w:pPr>
            <w:r w:rsidDel="00000000" w:rsidR="00000000" w:rsidRPr="00000000">
              <w:rPr>
                <w:sz w:val="18"/>
                <w:szCs w:val="18"/>
                <w:rtl w:val="0"/>
              </w:rPr>
              <w:t xml:space="preserve">NASID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84">
            <w:pPr>
              <w:spacing w:after="40" w:before="40"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85">
            <w:pPr>
              <w:spacing w:after="40" w:before="40" w:lineRule="auto"/>
              <w:rPr>
                <w:sz w:val="18"/>
                <w:szCs w:val="18"/>
              </w:rPr>
            </w:pPr>
            <w:r w:rsidDel="00000000" w:rsidR="00000000" w:rsidRPr="00000000">
              <w:rPr>
                <w:sz w:val="18"/>
                <w:szCs w:val="18"/>
                <w:rtl w:val="0"/>
              </w:rPr>
              <w:t xml:space="preserve">Network Access Server 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86">
            <w:pPr>
              <w:spacing w:after="40" w:before="40" w:lineRule="auto"/>
              <w:rPr>
                <w:sz w:val="18"/>
                <w:szCs w:val="18"/>
              </w:rPr>
            </w:pPr>
            <w:r w:rsidDel="00000000" w:rsidR="00000000" w:rsidRPr="00000000">
              <w:rPr>
                <w:sz w:val="18"/>
                <w:szCs w:val="18"/>
                <w:rtl w:val="0"/>
              </w:rPr>
              <w:t xml:space="preserve">281474977306940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87">
            <w:pPr>
              <w:spacing w:after="40" w:before="40" w:lineRule="auto"/>
              <w:rPr>
                <w:sz w:val="18"/>
                <w:szCs w:val="18"/>
              </w:rPr>
            </w:pPr>
            <w:r w:rsidDel="00000000" w:rsidR="00000000" w:rsidRPr="00000000">
              <w:rPr>
                <w:sz w:val="18"/>
                <w:szCs w:val="18"/>
                <w:rtl w:val="0"/>
              </w:rPr>
              <w:t xml:space="preserve">Joins with hourly tables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88">
            <w:pPr>
              <w:spacing w:after="40" w:before="40" w:lineRule="auto"/>
              <w:rPr>
                <w:sz w:val="18"/>
                <w:szCs w:val="18"/>
              </w:rPr>
            </w:pPr>
            <w:r w:rsidDel="00000000" w:rsidR="00000000" w:rsidRPr="00000000">
              <w:rPr>
                <w:sz w:val="18"/>
                <w:szCs w:val="18"/>
                <w:rtl w:val="0"/>
              </w:rPr>
              <w:t xml:space="preserve">ROUTERMAC</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89">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8A">
            <w:pPr>
              <w:spacing w:after="40" w:before="40" w:lineRule="auto"/>
              <w:rPr>
                <w:sz w:val="18"/>
                <w:szCs w:val="18"/>
              </w:rPr>
            </w:pPr>
            <w:r w:rsidDel="00000000" w:rsidR="00000000" w:rsidRPr="00000000">
              <w:rPr>
                <w:sz w:val="18"/>
                <w:szCs w:val="18"/>
                <w:rtl w:val="0"/>
              </w:rPr>
              <w:t xml:space="preserve">Router MAC address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8B">
            <w:pPr>
              <w:spacing w:after="40" w:before="40" w:lineRule="auto"/>
              <w:rPr>
                <w:sz w:val="18"/>
                <w:szCs w:val="18"/>
              </w:rPr>
            </w:pPr>
            <w:r w:rsidDel="00000000" w:rsidR="00000000" w:rsidRPr="00000000">
              <w:rPr>
                <w:sz w:val="18"/>
                <w:szCs w:val="18"/>
                <w:rtl w:val="0"/>
              </w:rPr>
              <w:t xml:space="preserve">b4:86:18:3d:ad:70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8C">
            <w:pPr>
              <w:spacing w:after="40" w:before="40" w:lineRule="auto"/>
              <w:rPr>
                <w:sz w:val="18"/>
                <w:szCs w:val="18"/>
              </w:rPr>
            </w:pPr>
            <w:r w:rsidDel="00000000" w:rsidR="00000000" w:rsidRPr="00000000">
              <w:rPr>
                <w:sz w:val="18"/>
                <w:szCs w:val="18"/>
                <w:rtl w:val="0"/>
              </w:rPr>
              <w:t xml:space="preserve">Device identifier</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8D">
            <w:pPr>
              <w:spacing w:after="40" w:before="40" w:lineRule="auto"/>
              <w:rPr>
                <w:sz w:val="18"/>
                <w:szCs w:val="18"/>
              </w:rPr>
            </w:pPr>
            <w:r w:rsidDel="00000000" w:rsidR="00000000" w:rsidRPr="00000000">
              <w:rPr>
                <w:sz w:val="18"/>
                <w:szCs w:val="18"/>
                <w:rtl w:val="0"/>
              </w:rPr>
              <w:t xml:space="preserve">CONNECTION_TYPE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8E">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8F">
            <w:pPr>
              <w:spacing w:after="40" w:before="40" w:lineRule="auto"/>
              <w:rPr>
                <w:sz w:val="18"/>
                <w:szCs w:val="18"/>
              </w:rPr>
            </w:pPr>
            <w:r w:rsidDel="00000000" w:rsidR="00000000" w:rsidRPr="00000000">
              <w:rPr>
                <w:sz w:val="18"/>
                <w:szCs w:val="18"/>
                <w:rtl w:val="0"/>
              </w:rPr>
              <w:t xml:space="preserve">Primary or secondary link</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90">
            <w:pPr>
              <w:spacing w:after="40" w:before="40" w:lineRule="auto"/>
              <w:rPr>
                <w:sz w:val="18"/>
                <w:szCs w:val="18"/>
              </w:rPr>
            </w:pPr>
            <w:r w:rsidDel="00000000" w:rsidR="00000000" w:rsidRPr="00000000">
              <w:rPr>
                <w:sz w:val="18"/>
                <w:szCs w:val="18"/>
                <w:rtl w:val="0"/>
              </w:rPr>
              <w:t xml:space="preserve">primary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91">
            <w:pPr>
              <w:spacing w:after="40" w:before="40" w:lineRule="auto"/>
              <w:rPr>
                <w:sz w:val="18"/>
                <w:szCs w:val="18"/>
              </w:rPr>
            </w:pPr>
            <w:r w:rsidDel="00000000" w:rsidR="00000000" w:rsidRPr="00000000">
              <w:rPr>
                <w:sz w:val="18"/>
                <w:szCs w:val="18"/>
                <w:rtl w:val="0"/>
              </w:rPr>
              <w:t xml:space="preserve">Values: primary, secondary, blank</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92">
            <w:pPr>
              <w:spacing w:after="40" w:before="40" w:lineRule="auto"/>
              <w:rPr>
                <w:sz w:val="18"/>
                <w:szCs w:val="18"/>
              </w:rPr>
            </w:pPr>
            <w:r w:rsidDel="00000000" w:rsidR="00000000" w:rsidRPr="00000000">
              <w:rPr>
                <w:sz w:val="18"/>
                <w:szCs w:val="18"/>
                <w:rtl w:val="0"/>
              </w:rPr>
              <w:t xml:space="preserve">MOBILE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93">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94">
            <w:pPr>
              <w:spacing w:after="40" w:before="40" w:lineRule="auto"/>
              <w:rPr>
                <w:sz w:val="18"/>
                <w:szCs w:val="18"/>
              </w:rPr>
            </w:pPr>
            <w:r w:rsidDel="00000000" w:rsidR="00000000" w:rsidRPr="00000000">
              <w:rPr>
                <w:sz w:val="18"/>
                <w:szCs w:val="18"/>
                <w:rtl w:val="0"/>
              </w:rPr>
              <w:t xml:space="preserve">End-user device MAC address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95">
            <w:pPr>
              <w:spacing w:after="40" w:before="40" w:lineRule="auto"/>
              <w:rPr>
                <w:sz w:val="18"/>
                <w:szCs w:val="18"/>
              </w:rPr>
            </w:pPr>
            <w:r w:rsidDel="00000000" w:rsidR="00000000" w:rsidRPr="00000000">
              <w:rPr>
                <w:sz w:val="18"/>
                <w:szCs w:val="18"/>
                <w:rtl w:val="0"/>
              </w:rPr>
              <w:t xml:space="preserve">de:e0:11:47:19:64</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96">
            <w:pPr>
              <w:spacing w:after="40" w:before="40" w:lineRule="auto"/>
              <w:rPr>
                <w:sz w:val="18"/>
                <w:szCs w:val="18"/>
              </w:rPr>
            </w:pPr>
            <w:r w:rsidDel="00000000" w:rsidR="00000000" w:rsidRPr="00000000">
              <w:rPr>
                <w:sz w:val="18"/>
                <w:szCs w:val="18"/>
                <w:rtl w:val="0"/>
              </w:rPr>
              <w:t xml:space="preserve">User device, not phone number</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97">
            <w:pPr>
              <w:spacing w:after="40" w:before="40" w:lineRule="auto"/>
              <w:rPr>
                <w:sz w:val="18"/>
                <w:szCs w:val="18"/>
              </w:rPr>
            </w:pPr>
            <w:r w:rsidDel="00000000" w:rsidR="00000000" w:rsidRPr="00000000">
              <w:rPr>
                <w:sz w:val="18"/>
                <w:szCs w:val="18"/>
                <w:rtl w:val="0"/>
              </w:rPr>
              <w:t xml:space="preserve">SESSIONS_COUNT_DAILY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98">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99">
            <w:pPr>
              <w:spacing w:after="40" w:before="40" w:lineRule="auto"/>
              <w:rPr>
                <w:sz w:val="18"/>
                <w:szCs w:val="18"/>
              </w:rPr>
            </w:pPr>
            <w:r w:rsidDel="00000000" w:rsidR="00000000" w:rsidRPr="00000000">
              <w:rPr>
                <w:sz w:val="18"/>
                <w:szCs w:val="18"/>
                <w:rtl w:val="0"/>
              </w:rPr>
              <w:t xml:space="preserve">Total sessions for the day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9A">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9B">
            <w:pPr>
              <w:spacing w:after="40" w:before="40" w:lineRule="auto"/>
              <w:rPr>
                <w:sz w:val="18"/>
                <w:szCs w:val="18"/>
              </w:rPr>
            </w:pPr>
            <w:r w:rsidDel="00000000" w:rsidR="00000000" w:rsidRPr="00000000">
              <w:rPr>
                <w:sz w:val="18"/>
                <w:szCs w:val="18"/>
                <w:rtl w:val="0"/>
              </w:rPr>
              <w:t xml:space="preserve">Low = stable; high = frequent reconnects</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9C">
            <w:pPr>
              <w:spacing w:after="40" w:before="40" w:lineRule="auto"/>
              <w:rPr>
                <w:sz w:val="18"/>
                <w:szCs w:val="18"/>
              </w:rPr>
            </w:pPr>
            <w:r w:rsidDel="00000000" w:rsidR="00000000" w:rsidRPr="00000000">
              <w:rPr>
                <w:sz w:val="18"/>
                <w:szCs w:val="18"/>
                <w:rtl w:val="0"/>
              </w:rPr>
              <w:t xml:space="preserve">TOTAL_CONNECTED_DEVICES_DAILY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9D">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9E">
            <w:pPr>
              <w:spacing w:after="40" w:before="40" w:lineRule="auto"/>
              <w:rPr>
                <w:sz w:val="18"/>
                <w:szCs w:val="18"/>
              </w:rPr>
            </w:pPr>
            <w:r w:rsidDel="00000000" w:rsidR="00000000" w:rsidRPr="00000000">
              <w:rPr>
                <w:sz w:val="18"/>
                <w:szCs w:val="18"/>
                <w:rtl w:val="0"/>
              </w:rPr>
              <w:t xml:space="preserve">Distinct devices connected through the router that day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9F">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A0">
            <w:pPr>
              <w:spacing w:after="40" w:before="40" w:lineRule="auto"/>
              <w:rPr>
                <w:sz w:val="18"/>
                <w:szCs w:val="18"/>
              </w:rPr>
            </w:pPr>
            <w:r w:rsidDel="00000000" w:rsidR="00000000" w:rsidRPr="00000000">
              <w:rPr>
                <w:sz w:val="18"/>
                <w:szCs w:val="18"/>
                <w:rtl w:val="0"/>
              </w:rPr>
              <w:t xml:space="preserve">Household size proxy</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1">
            <w:pPr>
              <w:spacing w:after="40" w:before="40" w:lineRule="auto"/>
              <w:rPr>
                <w:sz w:val="18"/>
                <w:szCs w:val="18"/>
              </w:rPr>
            </w:pPr>
            <w:r w:rsidDel="00000000" w:rsidR="00000000" w:rsidRPr="00000000">
              <w:rPr>
                <w:sz w:val="18"/>
                <w:szCs w:val="18"/>
                <w:rtl w:val="0"/>
              </w:rPr>
              <w:t xml:space="preserve">ACTIVE_HOURS_COUNT_DAILY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2">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3">
            <w:pPr>
              <w:spacing w:after="40" w:before="40" w:lineRule="auto"/>
              <w:rPr>
                <w:sz w:val="18"/>
                <w:szCs w:val="18"/>
              </w:rPr>
            </w:pPr>
            <w:r w:rsidDel="00000000" w:rsidR="00000000" w:rsidRPr="00000000">
              <w:rPr>
                <w:sz w:val="18"/>
                <w:szCs w:val="18"/>
                <w:rtl w:val="0"/>
              </w:rPr>
              <w:t xml:space="preserve">Hours the router had active data usage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4">
            <w:pPr>
              <w:spacing w:after="40" w:before="40"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5">
            <w:pPr>
              <w:spacing w:after="40" w:before="40" w:lineRule="auto"/>
              <w:rPr>
                <w:sz w:val="18"/>
                <w:szCs w:val="18"/>
              </w:rPr>
            </w:pPr>
            <w:r w:rsidDel="00000000" w:rsidR="00000000" w:rsidRPr="00000000">
              <w:rPr>
                <w:sz w:val="18"/>
                <w:szCs w:val="18"/>
                <w:rtl w:val="0"/>
              </w:rPr>
              <w:t xml:space="preserve">ANOMALY: max in sample = 48; should never exceed 24</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A6">
            <w:pPr>
              <w:spacing w:after="40" w:before="40" w:lineRule="auto"/>
              <w:rPr>
                <w:sz w:val="18"/>
                <w:szCs w:val="18"/>
              </w:rPr>
            </w:pPr>
            <w:r w:rsidDel="00000000" w:rsidR="00000000" w:rsidRPr="00000000">
              <w:rPr>
                <w:sz w:val="18"/>
                <w:szCs w:val="18"/>
                <w:rtl w:val="0"/>
              </w:rPr>
              <w:t xml:space="preserve">TOTAL_DOWNLOAD_BYTES_DAILY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A7">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A8">
            <w:pPr>
              <w:spacing w:after="40" w:before="40" w:lineRule="auto"/>
              <w:rPr>
                <w:sz w:val="18"/>
                <w:szCs w:val="18"/>
              </w:rPr>
            </w:pPr>
            <w:r w:rsidDel="00000000" w:rsidR="00000000" w:rsidRPr="00000000">
              <w:rPr>
                <w:sz w:val="18"/>
                <w:szCs w:val="18"/>
                <w:rtl w:val="0"/>
              </w:rPr>
              <w:t xml:space="preserve">Total downstream bytes for the day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A9">
            <w:pPr>
              <w:spacing w:after="40" w:before="40" w:lineRule="auto"/>
              <w:rPr>
                <w:sz w:val="18"/>
                <w:szCs w:val="18"/>
              </w:rPr>
            </w:pPr>
            <w:r w:rsidDel="00000000" w:rsidR="00000000" w:rsidRPr="00000000">
              <w:rPr>
                <w:sz w:val="18"/>
                <w:szCs w:val="18"/>
                <w:rtl w:val="0"/>
              </w:rPr>
              <w:t xml:space="preserve">3,534,888,395 (~3.3 GB)</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AA">
            <w:pPr>
              <w:spacing w:after="40" w:before="40" w:lineRule="auto"/>
              <w:rPr>
                <w:sz w:val="18"/>
                <w:szCs w:val="18"/>
              </w:rPr>
            </w:pPr>
            <w:r w:rsidDel="00000000" w:rsidR="00000000" w:rsidRPr="00000000">
              <w:rPr>
                <w:sz w:val="18"/>
                <w:szCs w:val="18"/>
                <w:rtl w:val="0"/>
              </w:rPr>
              <w:t xml:space="preserve">Core metric for plan quota tracking</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B">
            <w:pPr>
              <w:spacing w:after="40" w:before="40" w:lineRule="auto"/>
              <w:rPr>
                <w:sz w:val="18"/>
                <w:szCs w:val="18"/>
              </w:rPr>
            </w:pPr>
            <w:r w:rsidDel="00000000" w:rsidR="00000000" w:rsidRPr="00000000">
              <w:rPr>
                <w:sz w:val="18"/>
                <w:szCs w:val="18"/>
                <w:rtl w:val="0"/>
              </w:rPr>
              <w:t xml:space="preserve">TOTAL_UPLOAD_BYTES_DAILY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C">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D">
            <w:pPr>
              <w:spacing w:after="40" w:before="40" w:lineRule="auto"/>
              <w:rPr>
                <w:sz w:val="18"/>
                <w:szCs w:val="18"/>
              </w:rPr>
            </w:pPr>
            <w:r w:rsidDel="00000000" w:rsidR="00000000" w:rsidRPr="00000000">
              <w:rPr>
                <w:sz w:val="18"/>
                <w:szCs w:val="18"/>
                <w:rtl w:val="0"/>
              </w:rPr>
              <w:t xml:space="preserve">Total upstream bytes for the day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E">
            <w:pPr>
              <w:spacing w:after="40" w:before="40" w:lineRule="auto"/>
              <w:rPr>
                <w:sz w:val="18"/>
                <w:szCs w:val="18"/>
              </w:rPr>
            </w:pPr>
            <w:r w:rsidDel="00000000" w:rsidR="00000000" w:rsidRPr="00000000">
              <w:rPr>
                <w:sz w:val="18"/>
                <w:szCs w:val="18"/>
                <w:rtl w:val="0"/>
              </w:rPr>
              <w:t xml:space="preserve">42,453,137 (~40 MB)</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AF">
            <w:pPr>
              <w:spacing w:after="40" w:before="40" w:lineRule="auto"/>
              <w:rPr/>
            </w:pPr>
            <w:r w:rsidDel="00000000" w:rsidR="00000000" w:rsidRPr="00000000">
              <w:rPr>
                <w:rtl w:val="0"/>
              </w:rPr>
              <w:t xml:space="preserve"> </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0">
            <w:pPr>
              <w:spacing w:after="40" w:before="40" w:lineRule="auto"/>
              <w:rPr>
                <w:sz w:val="18"/>
                <w:szCs w:val="18"/>
              </w:rPr>
            </w:pPr>
            <w:r w:rsidDel="00000000" w:rsidR="00000000" w:rsidRPr="00000000">
              <w:rPr>
                <w:sz w:val="18"/>
                <w:szCs w:val="18"/>
                <w:rtl w:val="0"/>
              </w:rPr>
              <w:t xml:space="preserve">TOTAL_DATA_BYTES_DAILY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1">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2">
            <w:pPr>
              <w:spacing w:after="40" w:before="40" w:lineRule="auto"/>
              <w:rPr>
                <w:sz w:val="18"/>
                <w:szCs w:val="18"/>
              </w:rPr>
            </w:pPr>
            <w:r w:rsidDel="00000000" w:rsidR="00000000" w:rsidRPr="00000000">
              <w:rPr>
                <w:sz w:val="18"/>
                <w:szCs w:val="18"/>
                <w:rtl w:val="0"/>
              </w:rPr>
              <w:t xml:space="preserve">Combined total (download + upload)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3">
            <w:pPr>
              <w:spacing w:after="40" w:before="40" w:lineRule="auto"/>
              <w:rPr>
                <w:sz w:val="18"/>
                <w:szCs w:val="18"/>
              </w:rPr>
            </w:pPr>
            <w:r w:rsidDel="00000000" w:rsidR="00000000" w:rsidRPr="00000000">
              <w:rPr>
                <w:sz w:val="18"/>
                <w:szCs w:val="18"/>
                <w:rtl w:val="0"/>
              </w:rPr>
              <w:t xml:space="preserve">3,577,341,533</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4">
            <w:pPr>
              <w:spacing w:after="40" w:before="40" w:lineRule="auto"/>
              <w:rPr>
                <w:sz w:val="18"/>
                <w:szCs w:val="18"/>
              </w:rPr>
            </w:pPr>
            <w:r w:rsidDel="00000000" w:rsidR="00000000" w:rsidRPr="00000000">
              <w:rPr>
                <w:sz w:val="18"/>
                <w:szCs w:val="18"/>
                <w:rtl w:val="0"/>
              </w:rPr>
              <w:t xml:space="preserve">Up to 110 GB/day observed in sample</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B5">
            <w:pPr>
              <w:spacing w:after="40" w:before="40" w:lineRule="auto"/>
              <w:rPr>
                <w:sz w:val="18"/>
                <w:szCs w:val="18"/>
              </w:rPr>
            </w:pPr>
            <w:r w:rsidDel="00000000" w:rsidR="00000000" w:rsidRPr="00000000">
              <w:rPr>
                <w:sz w:val="18"/>
                <w:szCs w:val="18"/>
                <w:rtl w:val="0"/>
              </w:rPr>
              <w:t xml:space="preserve">TOTAL_SESSION_DURATION_SEC_DAILY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B6">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B7">
            <w:pPr>
              <w:spacing w:after="40" w:before="40" w:lineRule="auto"/>
              <w:rPr>
                <w:sz w:val="18"/>
                <w:szCs w:val="18"/>
              </w:rPr>
            </w:pPr>
            <w:r w:rsidDel="00000000" w:rsidR="00000000" w:rsidRPr="00000000">
              <w:rPr>
                <w:sz w:val="18"/>
                <w:szCs w:val="18"/>
                <w:rtl w:val="0"/>
              </w:rPr>
              <w:t xml:space="preserve">Total active session time in seconds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B8">
            <w:pPr>
              <w:spacing w:after="40" w:before="40" w:lineRule="auto"/>
              <w:rPr>
                <w:sz w:val="18"/>
                <w:szCs w:val="18"/>
              </w:rPr>
            </w:pPr>
            <w:r w:rsidDel="00000000" w:rsidR="00000000" w:rsidRPr="00000000">
              <w:rPr>
                <w:sz w:val="18"/>
                <w:szCs w:val="18"/>
                <w:rtl w:val="0"/>
              </w:rPr>
              <w:t xml:space="preserve">7908</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B9">
            <w:pPr>
              <w:spacing w:after="40" w:before="40" w:lineRule="auto"/>
              <w:rPr>
                <w:sz w:val="18"/>
                <w:szCs w:val="18"/>
              </w:rPr>
            </w:pPr>
            <w:r w:rsidDel="00000000" w:rsidR="00000000" w:rsidRPr="00000000">
              <w:rPr>
                <w:sz w:val="18"/>
                <w:szCs w:val="18"/>
                <w:rtl w:val="0"/>
              </w:rPr>
              <w:t xml:space="preserve">÷ 3600 = active hours approximation</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A">
            <w:pPr>
              <w:spacing w:after="40" w:before="40" w:lineRule="auto"/>
              <w:rPr>
                <w:sz w:val="18"/>
                <w:szCs w:val="18"/>
              </w:rPr>
            </w:pPr>
            <w:r w:rsidDel="00000000" w:rsidR="00000000" w:rsidRPr="00000000">
              <w:rPr>
                <w:sz w:val="18"/>
                <w:szCs w:val="18"/>
                <w:rtl w:val="0"/>
              </w:rPr>
              <w:t xml:space="preserve">AVG_SESSION_DURATION_SEC_DAILY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B">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C">
            <w:pPr>
              <w:spacing w:after="40" w:before="40" w:lineRule="auto"/>
              <w:rPr>
                <w:sz w:val="18"/>
                <w:szCs w:val="18"/>
              </w:rPr>
            </w:pPr>
            <w:r w:rsidDel="00000000" w:rsidR="00000000" w:rsidRPr="00000000">
              <w:rPr>
                <w:sz w:val="18"/>
                <w:szCs w:val="18"/>
                <w:rtl w:val="0"/>
              </w:rPr>
              <w:t xml:space="preserve">Average session duration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D">
            <w:pPr>
              <w:spacing w:after="40" w:before="40" w:lineRule="auto"/>
              <w:rPr>
                <w:sz w:val="18"/>
                <w:szCs w:val="18"/>
              </w:rPr>
            </w:pPr>
            <w:r w:rsidDel="00000000" w:rsidR="00000000" w:rsidRPr="00000000">
              <w:rPr>
                <w:sz w:val="18"/>
                <w:szCs w:val="18"/>
                <w:rtl w:val="0"/>
              </w:rPr>
              <w:t xml:space="preserve">7908.0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BE">
            <w:pPr>
              <w:spacing w:after="40" w:before="40" w:lineRule="auto"/>
              <w:rPr>
                <w:sz w:val="18"/>
                <w:szCs w:val="18"/>
              </w:rPr>
            </w:pPr>
            <w:r w:rsidDel="00000000" w:rsidR="00000000" w:rsidRPr="00000000">
              <w:rPr>
                <w:sz w:val="18"/>
                <w:szCs w:val="18"/>
                <w:rtl w:val="0"/>
              </w:rPr>
              <w:t xml:space="preserve">Equals total when only 1 session</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BF">
            <w:pPr>
              <w:spacing w:after="40" w:before="40" w:lineRule="auto"/>
              <w:rPr>
                <w:sz w:val="18"/>
                <w:szCs w:val="18"/>
              </w:rPr>
            </w:pPr>
            <w:r w:rsidDel="00000000" w:rsidR="00000000" w:rsidRPr="00000000">
              <w:rPr>
                <w:sz w:val="18"/>
                <w:szCs w:val="18"/>
                <w:rtl w:val="0"/>
              </w:rPr>
              <w:t xml:space="preserve">MAX_SESSION_DURATION_SEC_DAILY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C0">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C1">
            <w:pPr>
              <w:spacing w:after="40" w:before="40" w:lineRule="auto"/>
              <w:rPr>
                <w:sz w:val="18"/>
                <w:szCs w:val="18"/>
              </w:rPr>
            </w:pPr>
            <w:r w:rsidDel="00000000" w:rsidR="00000000" w:rsidRPr="00000000">
              <w:rPr>
                <w:sz w:val="18"/>
                <w:szCs w:val="18"/>
                <w:rtl w:val="0"/>
              </w:rPr>
              <w:t xml:space="preserve">Longest individual session of the day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C2">
            <w:pPr>
              <w:spacing w:after="40" w:before="40" w:lineRule="auto"/>
              <w:rPr>
                <w:sz w:val="18"/>
                <w:szCs w:val="18"/>
              </w:rPr>
            </w:pPr>
            <w:r w:rsidDel="00000000" w:rsidR="00000000" w:rsidRPr="00000000">
              <w:rPr>
                <w:sz w:val="18"/>
                <w:szCs w:val="18"/>
                <w:rtl w:val="0"/>
              </w:rPr>
              <w:t xml:space="preserve">6018</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C3">
            <w:pPr>
              <w:spacing w:after="40" w:before="40" w:lineRule="auto"/>
              <w:rPr/>
            </w:pPr>
            <w:r w:rsidDel="00000000" w:rsidR="00000000" w:rsidRPr="00000000">
              <w:rPr>
                <w:rtl w:val="0"/>
              </w:rPr>
              <w:t xml:space="preserve"> </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C4">
            <w:pPr>
              <w:spacing w:after="40" w:before="40" w:lineRule="auto"/>
              <w:rPr>
                <w:sz w:val="18"/>
                <w:szCs w:val="18"/>
              </w:rPr>
            </w:pPr>
            <w:r w:rsidDel="00000000" w:rsidR="00000000" w:rsidRPr="00000000">
              <w:rPr>
                <w:sz w:val="18"/>
                <w:szCs w:val="18"/>
                <w:rtl w:val="0"/>
              </w:rPr>
              <w:t xml:space="preserve">FIRST_SESSION_TS_DAILY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C5">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C6">
            <w:pPr>
              <w:spacing w:after="40" w:before="40" w:lineRule="auto"/>
              <w:rPr>
                <w:sz w:val="18"/>
                <w:szCs w:val="18"/>
              </w:rPr>
            </w:pPr>
            <w:r w:rsidDel="00000000" w:rsidR="00000000" w:rsidRPr="00000000">
              <w:rPr>
                <w:sz w:val="18"/>
                <w:szCs w:val="18"/>
                <w:rtl w:val="0"/>
              </w:rPr>
              <w:t xml:space="preserve">When the first session started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C7">
            <w:pPr>
              <w:spacing w:after="40" w:before="40" w:lineRule="auto"/>
              <w:rPr>
                <w:sz w:val="18"/>
                <w:szCs w:val="18"/>
              </w:rPr>
            </w:pPr>
            <w:r w:rsidDel="00000000" w:rsidR="00000000" w:rsidRPr="00000000">
              <w:rPr>
                <w:sz w:val="18"/>
                <w:szCs w:val="18"/>
                <w:rtl w:val="0"/>
              </w:rPr>
              <w:t xml:space="preserve">2026-01-03 21:38:10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C8">
            <w:pPr>
              <w:spacing w:after="40" w:before="40" w:lineRule="auto"/>
              <w:rPr>
                <w:sz w:val="18"/>
                <w:szCs w:val="18"/>
              </w:rPr>
            </w:pPr>
            <w:r w:rsidDel="00000000" w:rsidR="00000000" w:rsidRPr="00000000">
              <w:rPr>
                <w:sz w:val="18"/>
                <w:szCs w:val="18"/>
                <w:rtl w:val="0"/>
              </w:rPr>
              <w:t xml:space="preserve">Late evening sessions common in sample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C9">
            <w:pPr>
              <w:spacing w:after="40" w:before="40" w:lineRule="auto"/>
              <w:rPr>
                <w:sz w:val="18"/>
                <w:szCs w:val="18"/>
              </w:rPr>
            </w:pPr>
            <w:r w:rsidDel="00000000" w:rsidR="00000000" w:rsidRPr="00000000">
              <w:rPr>
                <w:sz w:val="18"/>
                <w:szCs w:val="18"/>
                <w:rtl w:val="0"/>
              </w:rPr>
              <w:t xml:space="preserve">LAST_SESSION_TS_DAILY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CA">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CB">
            <w:pPr>
              <w:spacing w:after="40" w:before="40" w:lineRule="auto"/>
              <w:rPr>
                <w:sz w:val="18"/>
                <w:szCs w:val="18"/>
              </w:rPr>
            </w:pPr>
            <w:r w:rsidDel="00000000" w:rsidR="00000000" w:rsidRPr="00000000">
              <w:rPr>
                <w:sz w:val="18"/>
                <w:szCs w:val="18"/>
                <w:rtl w:val="0"/>
              </w:rPr>
              <w:t xml:space="preserve">When the last session ended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CC">
            <w:pPr>
              <w:spacing w:after="40" w:before="40" w:lineRule="auto"/>
              <w:rPr>
                <w:sz w:val="18"/>
                <w:szCs w:val="18"/>
              </w:rPr>
            </w:pPr>
            <w:r w:rsidDel="00000000" w:rsidR="00000000" w:rsidRPr="00000000">
              <w:rPr>
                <w:sz w:val="18"/>
                <w:szCs w:val="18"/>
                <w:rtl w:val="0"/>
              </w:rPr>
              <w:t xml:space="preserve">2026-01-03 23:03:26</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CD">
            <w:pPr>
              <w:spacing w:after="40" w:before="40" w:lineRule="auto"/>
              <w:rPr/>
            </w:pPr>
            <w:r w:rsidDel="00000000" w:rsidR="00000000" w:rsidRPr="00000000">
              <w:rPr>
                <w:rtl w:val="0"/>
              </w:rPr>
              <w:t xml:space="preserve"> </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CE">
            <w:pPr>
              <w:spacing w:after="40" w:before="40" w:lineRule="auto"/>
              <w:rPr>
                <w:sz w:val="18"/>
                <w:szCs w:val="18"/>
              </w:rPr>
            </w:pPr>
            <w:r w:rsidDel="00000000" w:rsidR="00000000" w:rsidRPr="00000000">
              <w:rPr>
                <w:sz w:val="18"/>
                <w:szCs w:val="18"/>
                <w:rtl w:val="0"/>
              </w:rPr>
              <w:t xml:space="preserve">PEAK_HOUR_DOWNLOAD_BYTES_DAILY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CF">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D0">
            <w:pPr>
              <w:spacing w:after="40" w:before="40" w:lineRule="auto"/>
              <w:rPr>
                <w:sz w:val="18"/>
                <w:szCs w:val="18"/>
              </w:rPr>
            </w:pPr>
            <w:r w:rsidDel="00000000" w:rsidR="00000000" w:rsidRPr="00000000">
              <w:rPr>
                <w:sz w:val="18"/>
                <w:szCs w:val="18"/>
                <w:rtl w:val="0"/>
              </w:rPr>
              <w:t xml:space="preserve">Download bytes in the single busiest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D1">
            <w:pPr>
              <w:spacing w:after="40" w:before="40" w:lineRule="auto"/>
              <w:rPr>
                <w:sz w:val="18"/>
                <w:szCs w:val="18"/>
              </w:rPr>
            </w:pPr>
            <w:r w:rsidDel="00000000" w:rsidR="00000000" w:rsidRPr="00000000">
              <w:rPr>
                <w:sz w:val="18"/>
                <w:szCs w:val="18"/>
                <w:rtl w:val="0"/>
              </w:rPr>
              <w:t xml:space="preserve">2,418,216,944 (~2.25 GB)</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D2">
            <w:pPr>
              <w:spacing w:after="40" w:before="40" w:lineRule="auto"/>
              <w:rPr>
                <w:sz w:val="18"/>
                <w:szCs w:val="18"/>
              </w:rPr>
            </w:pPr>
            <w:r w:rsidDel="00000000" w:rsidR="00000000" w:rsidRPr="00000000">
              <w:rPr>
                <w:sz w:val="18"/>
                <w:szCs w:val="18"/>
                <w:rtl w:val="0"/>
              </w:rPr>
              <w:t xml:space="preserve">Peak hour often has 60%+ of daily usage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D3">
            <w:pPr>
              <w:spacing w:after="40" w:before="40" w:lineRule="auto"/>
              <w:rPr>
                <w:sz w:val="18"/>
                <w:szCs w:val="18"/>
              </w:rPr>
            </w:pPr>
            <w:r w:rsidDel="00000000" w:rsidR="00000000" w:rsidRPr="00000000">
              <w:rPr>
                <w:sz w:val="18"/>
                <w:szCs w:val="18"/>
                <w:rtl w:val="0"/>
              </w:rPr>
              <w:t xml:space="preserve">PEAK_HOUR_UPLOAD_BYTES_DAILY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D4">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D5">
            <w:pPr>
              <w:spacing w:after="40" w:before="40" w:lineRule="auto"/>
              <w:rPr>
                <w:sz w:val="18"/>
                <w:szCs w:val="18"/>
              </w:rPr>
            </w:pPr>
            <w:r w:rsidDel="00000000" w:rsidR="00000000" w:rsidRPr="00000000">
              <w:rPr>
                <w:sz w:val="18"/>
                <w:szCs w:val="18"/>
                <w:rtl w:val="0"/>
              </w:rPr>
              <w:t xml:space="preserve">Upload in the peak hour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D6">
            <w:pPr>
              <w:spacing w:after="40" w:before="40" w:lineRule="auto"/>
              <w:rPr>
                <w:sz w:val="18"/>
                <w:szCs w:val="18"/>
              </w:rPr>
            </w:pPr>
            <w:r w:rsidDel="00000000" w:rsidR="00000000" w:rsidRPr="00000000">
              <w:rPr>
                <w:sz w:val="18"/>
                <w:szCs w:val="18"/>
                <w:rtl w:val="0"/>
              </w:rPr>
              <w:t xml:space="preserve">27,568,959</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D7">
            <w:pPr>
              <w:spacing w:after="40" w:before="40"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D8">
            <w:pPr>
              <w:spacing w:after="40" w:before="40" w:lineRule="auto"/>
              <w:rPr>
                <w:sz w:val="18"/>
                <w:szCs w:val="18"/>
              </w:rPr>
            </w:pPr>
            <w:r w:rsidDel="00000000" w:rsidR="00000000" w:rsidRPr="00000000">
              <w:rPr>
                <w:sz w:val="18"/>
                <w:szCs w:val="18"/>
                <w:rtl w:val="0"/>
              </w:rPr>
              <w:t xml:space="preserve">PEAK_HOUR_TOTAL_DATA_BYTES_DAILY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D9">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DA">
            <w:pPr>
              <w:spacing w:after="40" w:before="40" w:lineRule="auto"/>
              <w:rPr>
                <w:sz w:val="18"/>
                <w:szCs w:val="18"/>
              </w:rPr>
            </w:pPr>
            <w:r w:rsidDel="00000000" w:rsidR="00000000" w:rsidRPr="00000000">
              <w:rPr>
                <w:sz w:val="18"/>
                <w:szCs w:val="18"/>
                <w:rtl w:val="0"/>
              </w:rPr>
              <w:t xml:space="preserve">Total data in peak hour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DB">
            <w:pPr>
              <w:spacing w:after="40" w:before="40" w:lineRule="auto"/>
              <w:rPr>
                <w:sz w:val="18"/>
                <w:szCs w:val="18"/>
              </w:rPr>
            </w:pPr>
            <w:r w:rsidDel="00000000" w:rsidR="00000000" w:rsidRPr="00000000">
              <w:rPr>
                <w:sz w:val="18"/>
                <w:szCs w:val="18"/>
                <w:rtl w:val="0"/>
              </w:rPr>
              <w:t xml:space="preserve">2,445,785,904</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DC">
            <w:pPr>
              <w:spacing w:after="40" w:before="40" w:lineRule="auto"/>
              <w:rPr/>
            </w:pPr>
            <w:r w:rsidDel="00000000" w:rsidR="00000000" w:rsidRPr="00000000">
              <w:rPr>
                <w:rtl w:val="0"/>
              </w:rPr>
              <w:t xml:space="preserve"> </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DD">
            <w:pPr>
              <w:spacing w:after="40" w:before="40" w:lineRule="auto"/>
              <w:rPr>
                <w:sz w:val="18"/>
                <w:szCs w:val="18"/>
              </w:rPr>
            </w:pPr>
            <w:r w:rsidDel="00000000" w:rsidR="00000000" w:rsidRPr="00000000">
              <w:rPr>
                <w:sz w:val="18"/>
                <w:szCs w:val="18"/>
                <w:rtl w:val="0"/>
              </w:rPr>
              <w:t xml:space="preserve">USAGE_VOLATILITY_INDEX_DAILY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DE">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DF">
            <w:pPr>
              <w:spacing w:after="40" w:before="40" w:lineRule="auto"/>
              <w:rPr>
                <w:sz w:val="18"/>
                <w:szCs w:val="18"/>
              </w:rPr>
            </w:pPr>
            <w:r w:rsidDel="00000000" w:rsidR="00000000" w:rsidRPr="00000000">
              <w:rPr>
                <w:sz w:val="18"/>
                <w:szCs w:val="18"/>
                <w:rtl w:val="0"/>
              </w:rPr>
              <w:t xml:space="preserve">Measure of how unevenly usage is spread across hours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E0">
            <w:pPr>
              <w:spacing w:after="40" w:before="40" w:lineRule="auto"/>
              <w:rPr>
                <w:sz w:val="18"/>
                <w:szCs w:val="18"/>
              </w:rPr>
            </w:pPr>
            <w:r w:rsidDel="00000000" w:rsidR="00000000" w:rsidRPr="00000000">
              <w:rPr>
                <w:sz w:val="18"/>
                <w:szCs w:val="18"/>
                <w:rtl w:val="0"/>
              </w:rPr>
              <w:t xml:space="preserve">1,159,538,115</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E1">
            <w:pPr>
              <w:spacing w:after="40" w:before="40" w:lineRule="auto"/>
              <w:rPr>
                <w:sz w:val="18"/>
                <w:szCs w:val="18"/>
              </w:rPr>
            </w:pPr>
            <w:r w:rsidDel="00000000" w:rsidR="00000000" w:rsidRPr="00000000">
              <w:rPr>
                <w:sz w:val="18"/>
                <w:szCs w:val="18"/>
                <w:rtl w:val="0"/>
              </w:rPr>
              <w:t xml:space="preserve">Higher = very spiky usage. Note: values in bytes, not normalized 0–1</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E2">
            <w:pPr>
              <w:spacing w:after="40" w:before="40" w:lineRule="auto"/>
              <w:rPr>
                <w:sz w:val="18"/>
                <w:szCs w:val="18"/>
              </w:rPr>
            </w:pPr>
            <w:r w:rsidDel="00000000" w:rsidR="00000000" w:rsidRPr="00000000">
              <w:rPr>
                <w:sz w:val="18"/>
                <w:szCs w:val="18"/>
                <w:rtl w:val="0"/>
              </w:rPr>
              <w:t xml:space="preserve">DATA_SPREAD_FACTOR_DAILY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E3">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E4">
            <w:pPr>
              <w:spacing w:after="40" w:before="40" w:lineRule="auto"/>
              <w:rPr>
                <w:sz w:val="18"/>
                <w:szCs w:val="18"/>
              </w:rPr>
            </w:pPr>
            <w:r w:rsidDel="00000000" w:rsidR="00000000" w:rsidRPr="00000000">
              <w:rPr>
                <w:sz w:val="18"/>
                <w:szCs w:val="18"/>
                <w:rtl w:val="0"/>
              </w:rPr>
              <w:t xml:space="preserve">Ratio of hours with data to total hours (0–1)</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E5">
            <w:pPr>
              <w:spacing w:after="40" w:before="40" w:lineRule="auto"/>
              <w:rPr>
                <w:sz w:val="18"/>
                <w:szCs w:val="18"/>
              </w:rPr>
            </w:pPr>
            <w:r w:rsidDel="00000000" w:rsidR="00000000" w:rsidRPr="00000000">
              <w:rPr>
                <w:sz w:val="18"/>
                <w:szCs w:val="18"/>
                <w:rtl w:val="0"/>
              </w:rPr>
              <w:t xml:space="preserve">0.125</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E6">
            <w:pPr>
              <w:spacing w:after="40" w:before="40" w:lineRule="auto"/>
              <w:rPr>
                <w:sz w:val="18"/>
                <w:szCs w:val="18"/>
              </w:rPr>
            </w:pPr>
            <w:r w:rsidDel="00000000" w:rsidR="00000000" w:rsidRPr="00000000">
              <w:rPr>
                <w:sz w:val="18"/>
                <w:szCs w:val="18"/>
                <w:rtl w:val="0"/>
              </w:rPr>
              <w:t xml:space="preserve">0.125 = data in 1 of 8 hours; 1.0 = 24 active hours</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E7">
            <w:pPr>
              <w:spacing w:after="40" w:before="40" w:lineRule="auto"/>
              <w:rPr>
                <w:sz w:val="18"/>
                <w:szCs w:val="18"/>
              </w:rPr>
            </w:pPr>
            <w:r w:rsidDel="00000000" w:rsidR="00000000" w:rsidRPr="00000000">
              <w:rPr>
                <w:sz w:val="18"/>
                <w:szCs w:val="18"/>
                <w:rtl w:val="0"/>
              </w:rPr>
              <w:t xml:space="preserve">NIGHT_USAGE_BYTES_DAILY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E8">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E9">
            <w:pPr>
              <w:spacing w:after="40" w:before="40" w:lineRule="auto"/>
              <w:rPr>
                <w:sz w:val="18"/>
                <w:szCs w:val="18"/>
              </w:rPr>
            </w:pPr>
            <w:r w:rsidDel="00000000" w:rsidR="00000000" w:rsidRPr="00000000">
              <w:rPr>
                <w:sz w:val="18"/>
                <w:szCs w:val="18"/>
                <w:rtl w:val="0"/>
              </w:rPr>
              <w:t xml:space="preserve">Bytes consumed during defined night hours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EA">
            <w:pPr>
              <w:spacing w:after="40" w:before="40" w:lineRule="auto"/>
              <w:rPr>
                <w:sz w:val="18"/>
                <w:szCs w:val="18"/>
              </w:rPr>
            </w:pPr>
            <w:r w:rsidDel="00000000" w:rsidR="00000000" w:rsidRPr="00000000">
              <w:rPr>
                <w:sz w:val="18"/>
                <w:szCs w:val="18"/>
                <w:rtl w:val="0"/>
              </w:rPr>
              <w:t xml:space="preserve">157,874,433</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EB">
            <w:pPr>
              <w:spacing w:after="40" w:before="40" w:lineRule="auto"/>
              <w:rPr>
                <w:sz w:val="18"/>
                <w:szCs w:val="18"/>
              </w:rPr>
            </w:pPr>
            <w:r w:rsidDel="00000000" w:rsidR="00000000" w:rsidRPr="00000000">
              <w:rPr>
                <w:sz w:val="18"/>
                <w:szCs w:val="18"/>
                <w:rtl w:val="0"/>
              </w:rPr>
              <w:t xml:space="preserve">Used for off-peak usage analysis</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EC">
            <w:pPr>
              <w:spacing w:after="40" w:before="40" w:lineRule="auto"/>
              <w:rPr>
                <w:sz w:val="18"/>
                <w:szCs w:val="18"/>
              </w:rPr>
            </w:pPr>
            <w:r w:rsidDel="00000000" w:rsidR="00000000" w:rsidRPr="00000000">
              <w:rPr>
                <w:sz w:val="18"/>
                <w:szCs w:val="18"/>
                <w:rtl w:val="0"/>
              </w:rPr>
              <w:t xml:space="preserve">DAY_USAGE_BYTES_DAILY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ED">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EE">
            <w:pPr>
              <w:spacing w:after="40" w:before="40" w:lineRule="auto"/>
              <w:rPr>
                <w:sz w:val="18"/>
                <w:szCs w:val="18"/>
              </w:rPr>
            </w:pPr>
            <w:r w:rsidDel="00000000" w:rsidR="00000000" w:rsidRPr="00000000">
              <w:rPr>
                <w:sz w:val="18"/>
                <w:szCs w:val="18"/>
                <w:rtl w:val="0"/>
              </w:rPr>
              <w:t xml:space="preserve">Bytes consumed during daytime hours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EF">
            <w:pPr>
              <w:spacing w:after="40" w:before="40" w:lineRule="auto"/>
              <w:rPr>
                <w:sz w:val="18"/>
                <w:szCs w:val="18"/>
              </w:rPr>
            </w:pPr>
            <w:r w:rsidDel="00000000" w:rsidR="00000000" w:rsidRPr="00000000">
              <w:rPr>
                <w:sz w:val="18"/>
                <w:szCs w:val="18"/>
                <w:rtl w:val="0"/>
              </w:rPr>
              <w:t xml:space="preserve">3,419,467,099</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F0">
            <w:pPr>
              <w:spacing w:after="40" w:before="40" w:lineRule="auto"/>
              <w:rPr/>
            </w:pPr>
            <w:r w:rsidDel="00000000" w:rsidR="00000000" w:rsidRPr="00000000">
              <w:rPr>
                <w:rtl w:val="0"/>
              </w:rPr>
              <w:t xml:space="preserve"> </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F1">
            <w:pPr>
              <w:spacing w:after="40" w:before="40" w:lineRule="auto"/>
              <w:rPr>
                <w:sz w:val="18"/>
                <w:szCs w:val="18"/>
              </w:rPr>
            </w:pPr>
            <w:r w:rsidDel="00000000" w:rsidR="00000000" w:rsidRPr="00000000">
              <w:rPr>
                <w:sz w:val="18"/>
                <w:szCs w:val="18"/>
                <w:rtl w:val="0"/>
              </w:rPr>
              <w:t xml:space="preserve">DISTINCT_FRAMEDIP_COUNT_DAILY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F2">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F3">
            <w:pPr>
              <w:spacing w:after="40" w:before="40" w:lineRule="auto"/>
              <w:rPr>
                <w:sz w:val="18"/>
                <w:szCs w:val="18"/>
              </w:rPr>
            </w:pPr>
            <w:r w:rsidDel="00000000" w:rsidR="00000000" w:rsidRPr="00000000">
              <w:rPr>
                <w:sz w:val="18"/>
                <w:szCs w:val="18"/>
                <w:rtl w:val="0"/>
              </w:rPr>
              <w:t xml:space="preserve">Distinct IPs assigned to this device in the day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F4">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2F5">
            <w:pPr>
              <w:spacing w:after="40" w:before="40" w:lineRule="auto"/>
              <w:rPr>
                <w:sz w:val="18"/>
                <w:szCs w:val="18"/>
              </w:rPr>
            </w:pPr>
            <w:r w:rsidDel="00000000" w:rsidR="00000000" w:rsidRPr="00000000">
              <w:rPr>
                <w:sz w:val="18"/>
                <w:szCs w:val="18"/>
                <w:rtl w:val="0"/>
              </w:rPr>
              <w:t xml:space="preserve">&gt;1 = DHCP churn during day</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F6">
            <w:pPr>
              <w:spacing w:after="40" w:before="40" w:lineRule="auto"/>
              <w:rPr>
                <w:sz w:val="18"/>
                <w:szCs w:val="18"/>
              </w:rPr>
            </w:pPr>
            <w:r w:rsidDel="00000000" w:rsidR="00000000" w:rsidRPr="00000000">
              <w:rPr>
                <w:sz w:val="18"/>
                <w:szCs w:val="18"/>
                <w:rtl w:val="0"/>
              </w:rPr>
              <w:t xml:space="preserve">MANY_SHORT_SESSIONS_FLAG_DAILY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F7">
            <w:pPr>
              <w:spacing w:after="40" w:before="40" w:lineRule="auto"/>
              <w:rPr>
                <w:sz w:val="18"/>
                <w:szCs w:val="18"/>
              </w:rPr>
            </w:pPr>
            <w:r w:rsidDel="00000000" w:rsidR="00000000" w:rsidRPr="00000000">
              <w:rPr>
                <w:sz w:val="18"/>
                <w:szCs w:val="18"/>
                <w:rtl w:val="0"/>
              </w:rPr>
              <w:t xml:space="preserve">BOOLEAN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F8">
            <w:pPr>
              <w:spacing w:after="40" w:before="40" w:lineRule="auto"/>
              <w:rPr>
                <w:sz w:val="18"/>
                <w:szCs w:val="18"/>
              </w:rPr>
            </w:pPr>
            <w:r w:rsidDel="00000000" w:rsidR="00000000" w:rsidRPr="00000000">
              <w:rPr>
                <w:sz w:val="18"/>
                <w:szCs w:val="18"/>
                <w:rtl w:val="0"/>
              </w:rPr>
              <w:t xml:space="preserve">True if router had many brief sessions (connection instability)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F9">
            <w:pPr>
              <w:spacing w:after="40" w:before="40" w:lineRule="auto"/>
              <w:rPr>
                <w:sz w:val="18"/>
                <w:szCs w:val="18"/>
              </w:rPr>
            </w:pPr>
            <w:r w:rsidDel="00000000" w:rsidR="00000000" w:rsidRPr="00000000">
              <w:rPr>
                <w:sz w:val="18"/>
                <w:szCs w:val="18"/>
                <w:rtl w:val="0"/>
              </w:rPr>
              <w:t xml:space="preserve">false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FA">
            <w:pPr>
              <w:spacing w:after="40" w:before="40" w:lineRule="auto"/>
              <w:rPr>
                <w:sz w:val="18"/>
                <w:szCs w:val="18"/>
              </w:rPr>
            </w:pPr>
            <w:r w:rsidDel="00000000" w:rsidR="00000000" w:rsidRPr="00000000">
              <w:rPr>
                <w:sz w:val="18"/>
                <w:szCs w:val="18"/>
                <w:rtl w:val="0"/>
              </w:rPr>
              <w:t xml:space="preserve">All false in sample — flag logic may need tuning</w:t>
            </w:r>
          </w:p>
        </w:tc>
      </w:tr>
    </w:tbl>
    <w:p w:rsidR="00000000" w:rsidDel="00000000" w:rsidP="00000000" w:rsidRDefault="00000000" w:rsidRPr="00000000" w14:paraId="000002FB">
      <w:pPr>
        <w:spacing w:after="240" w:before="240" w:lineRule="auto"/>
        <w:rPr/>
      </w:pPr>
      <w:r w:rsidDel="00000000" w:rsidR="00000000" w:rsidRPr="00000000">
        <w:rPr>
          <w:rtl w:val="0"/>
        </w:rPr>
        <w:t xml:space="preserve"> </w:t>
      </w:r>
    </w:p>
    <w:p w:rsidR="00000000" w:rsidDel="00000000" w:rsidP="00000000" w:rsidRDefault="00000000" w:rsidRPr="00000000" w14:paraId="000002FC">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3. Key Metrics Derived From This Table</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520"/>
        <w:tblGridChange w:id="0">
          <w:tblGrid>
            <w:gridCol w:w="3390"/>
            <w:gridCol w:w="552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FD">
            <w:pPr>
              <w:spacing w:after="40" w:before="40" w:lineRule="auto"/>
              <w:rPr>
                <w:b w:val="1"/>
                <w:bCs w:val="1"/>
                <w:color w:val="ffffff"/>
                <w:sz w:val="18"/>
                <w:szCs w:val="18"/>
              </w:rPr>
            </w:pPr>
            <w:r w:rsidDel="00000000" w:rsidR="00000000" w:rsidRPr="00000000">
              <w:rPr>
                <w:b w:val="1"/>
                <w:bCs w:val="1"/>
                <w:color w:val="ffffff"/>
                <w:sz w:val="18"/>
                <w:szCs w:val="18"/>
                <w:rtl w:val="0"/>
              </w:rPr>
              <w:t xml:space="preserve">Metric</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2FE">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Formula / Logic</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2FF">
            <w:pPr>
              <w:spacing w:after="40" w:before="40" w:lineRule="auto"/>
              <w:rPr>
                <w:sz w:val="18"/>
                <w:szCs w:val="18"/>
              </w:rPr>
            </w:pPr>
            <w:r w:rsidDel="00000000" w:rsidR="00000000" w:rsidRPr="00000000">
              <w:rPr>
                <w:sz w:val="18"/>
                <w:szCs w:val="18"/>
                <w:rtl w:val="0"/>
              </w:rPr>
              <w:t xml:space="preserve">Daily usage (GB)</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00">
            <w:pPr>
              <w:spacing w:after="40" w:before="40" w:lineRule="auto"/>
              <w:rPr>
                <w:sz w:val="18"/>
                <w:szCs w:val="18"/>
              </w:rPr>
            </w:pPr>
            <w:r w:rsidDel="00000000" w:rsidR="00000000" w:rsidRPr="00000000">
              <w:rPr>
                <w:sz w:val="18"/>
                <w:szCs w:val="18"/>
                <w:rtl w:val="0"/>
              </w:rPr>
              <w:t xml:space="preserve">TOTAL_DATA_BYTES_DAILY / 1,073,741,824</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01">
            <w:pPr>
              <w:spacing w:after="40" w:before="40" w:lineRule="auto"/>
              <w:rPr>
                <w:sz w:val="18"/>
                <w:szCs w:val="18"/>
              </w:rPr>
            </w:pPr>
            <w:r w:rsidDel="00000000" w:rsidR="00000000" w:rsidRPr="00000000">
              <w:rPr>
                <w:sz w:val="18"/>
                <w:szCs w:val="18"/>
                <w:rtl w:val="0"/>
              </w:rPr>
              <w:t xml:space="preserve">Plan quota consumed %</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02">
            <w:pPr>
              <w:spacing w:after="40" w:before="40" w:lineRule="auto"/>
              <w:rPr>
                <w:sz w:val="18"/>
                <w:szCs w:val="18"/>
              </w:rPr>
            </w:pPr>
            <w:r w:rsidDel="00000000" w:rsidR="00000000" w:rsidRPr="00000000">
              <w:rPr>
                <w:sz w:val="18"/>
                <w:szCs w:val="18"/>
                <w:rtl w:val="0"/>
              </w:rPr>
              <w:t xml:space="preserve">TOTAL_DATA_BYTES_DAILY / plan_limit_bytes * 100 (join with plan table)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03">
            <w:pPr>
              <w:spacing w:after="40" w:before="40" w:lineRule="auto"/>
              <w:rPr>
                <w:sz w:val="18"/>
                <w:szCs w:val="18"/>
              </w:rPr>
            </w:pPr>
            <w:r w:rsidDel="00000000" w:rsidR="00000000" w:rsidRPr="00000000">
              <w:rPr>
                <w:sz w:val="18"/>
                <w:szCs w:val="18"/>
                <w:rtl w:val="0"/>
              </w:rPr>
              <w:t xml:space="preserve">Peak hour concentration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04">
            <w:pPr>
              <w:spacing w:after="40" w:before="40" w:lineRule="auto"/>
              <w:rPr>
                <w:sz w:val="18"/>
                <w:szCs w:val="18"/>
              </w:rPr>
            </w:pPr>
            <w:r w:rsidDel="00000000" w:rsidR="00000000" w:rsidRPr="00000000">
              <w:rPr>
                <w:sz w:val="18"/>
                <w:szCs w:val="18"/>
                <w:rtl w:val="0"/>
              </w:rPr>
              <w:t xml:space="preserve">PEAK_HOUR_TOTAL_DATA_BYTES_DAILY / TOTAL_DATA_BYTES_DAILY</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05">
            <w:pPr>
              <w:spacing w:after="40" w:before="40" w:lineRule="auto"/>
              <w:rPr>
                <w:sz w:val="18"/>
                <w:szCs w:val="18"/>
              </w:rPr>
            </w:pPr>
            <w:r w:rsidDel="00000000" w:rsidR="00000000" w:rsidRPr="00000000">
              <w:rPr>
                <w:sz w:val="18"/>
                <w:szCs w:val="18"/>
                <w:rtl w:val="0"/>
              </w:rPr>
              <w:t xml:space="preserve">Night usage ratio</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06">
            <w:pPr>
              <w:spacing w:after="40" w:before="40" w:lineRule="auto"/>
              <w:rPr>
                <w:sz w:val="18"/>
                <w:szCs w:val="18"/>
              </w:rPr>
            </w:pPr>
            <w:r w:rsidDel="00000000" w:rsidR="00000000" w:rsidRPr="00000000">
              <w:rPr>
                <w:sz w:val="18"/>
                <w:szCs w:val="18"/>
                <w:rtl w:val="0"/>
              </w:rPr>
              <w:t xml:space="preserve">NIGHT_USAGE_BYTES_DAILY / TOTAL_DATA_BYTES_DAILY</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07">
            <w:pPr>
              <w:spacing w:after="40" w:before="40" w:lineRule="auto"/>
              <w:rPr>
                <w:sz w:val="18"/>
                <w:szCs w:val="18"/>
              </w:rPr>
            </w:pPr>
            <w:r w:rsidDel="00000000" w:rsidR="00000000" w:rsidRPr="00000000">
              <w:rPr>
                <w:sz w:val="18"/>
                <w:szCs w:val="18"/>
                <w:rtl w:val="0"/>
              </w:rPr>
              <w:t xml:space="preserve">DL/UL ratio</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08">
            <w:pPr>
              <w:spacing w:after="40" w:before="40" w:lineRule="auto"/>
              <w:rPr>
                <w:sz w:val="18"/>
                <w:szCs w:val="18"/>
              </w:rPr>
            </w:pPr>
            <w:r w:rsidDel="00000000" w:rsidR="00000000" w:rsidRPr="00000000">
              <w:rPr>
                <w:sz w:val="18"/>
                <w:szCs w:val="18"/>
                <w:rtl w:val="0"/>
              </w:rPr>
              <w:t xml:space="preserve">TOTAL_DOWNLOAD_BYTES_DAILY / TOTAL_UPLOAD_BYTES_DAILY</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09">
            <w:pPr>
              <w:spacing w:after="40" w:before="40" w:lineRule="auto"/>
              <w:rPr>
                <w:sz w:val="18"/>
                <w:szCs w:val="18"/>
              </w:rPr>
            </w:pPr>
            <w:r w:rsidDel="00000000" w:rsidR="00000000" w:rsidRPr="00000000">
              <w:rPr>
                <w:sz w:val="18"/>
                <w:szCs w:val="18"/>
                <w:rtl w:val="0"/>
              </w:rPr>
              <w:t xml:space="preserve">Monthly rollup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0A">
            <w:pPr>
              <w:spacing w:after="40" w:before="40" w:lineRule="auto"/>
              <w:rPr>
                <w:sz w:val="18"/>
                <w:szCs w:val="18"/>
              </w:rPr>
            </w:pPr>
            <w:r w:rsidDel="00000000" w:rsidR="00000000" w:rsidRPr="00000000">
              <w:rPr>
                <w:sz w:val="18"/>
                <w:szCs w:val="18"/>
                <w:rtl w:val="0"/>
              </w:rPr>
              <w:t xml:space="preserve">SUM(TOTAL_DATA_BYTES_DAILY) grouped by month + NASID</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0B">
            <w:pPr>
              <w:spacing w:after="40" w:before="40" w:lineRule="auto"/>
              <w:rPr>
                <w:sz w:val="18"/>
                <w:szCs w:val="18"/>
              </w:rPr>
            </w:pPr>
            <w:r w:rsidDel="00000000" w:rsidR="00000000" w:rsidRPr="00000000">
              <w:rPr>
                <w:sz w:val="18"/>
                <w:szCs w:val="18"/>
                <w:rtl w:val="0"/>
              </w:rPr>
              <w:t xml:space="preserve">Unstable connection flag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0C">
            <w:pPr>
              <w:spacing w:after="40" w:before="40" w:lineRule="auto"/>
              <w:rPr>
                <w:sz w:val="18"/>
                <w:szCs w:val="18"/>
              </w:rPr>
            </w:pPr>
            <w:r w:rsidDel="00000000" w:rsidR="00000000" w:rsidRPr="00000000">
              <w:rPr>
                <w:sz w:val="18"/>
                <w:szCs w:val="18"/>
                <w:rtl w:val="0"/>
              </w:rPr>
              <w:t xml:space="preserve">MANY_SHORT_SESSIONS_FLAG_DAILY = true OR SESSIONS_COUNT_DAILY &gt; 10</w:t>
            </w:r>
          </w:p>
        </w:tc>
      </w:tr>
    </w:tbl>
    <w:p w:rsidR="00000000" w:rsidDel="00000000" w:rsidP="00000000" w:rsidRDefault="00000000" w:rsidRPr="00000000" w14:paraId="0000030D">
      <w:pPr>
        <w:spacing w:after="240" w:before="240" w:lineRule="auto"/>
        <w:rPr/>
      </w:pPr>
      <w:r w:rsidDel="00000000" w:rsidR="00000000" w:rsidRPr="00000000">
        <w:rPr>
          <w:rtl w:val="0"/>
        </w:rPr>
        <w:t xml:space="preserve"> </w:t>
      </w:r>
    </w:p>
    <w:p w:rsidR="00000000" w:rsidDel="00000000" w:rsidP="00000000" w:rsidRDefault="00000000" w:rsidRPr="00000000" w14:paraId="0000030E">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4. Data Quality Checks</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970"/>
        <w:tblGridChange w:id="0">
          <w:tblGrid>
            <w:gridCol w:w="2940"/>
            <w:gridCol w:w="597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0F">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Check</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10">
            <w:pPr>
              <w:spacing w:after="40" w:before="40" w:lineRule="auto"/>
              <w:rPr>
                <w:b w:val="1"/>
                <w:bCs w:val="1"/>
                <w:color w:val="ffffff"/>
                <w:sz w:val="18"/>
                <w:szCs w:val="18"/>
              </w:rPr>
            </w:pPr>
            <w:r w:rsidDel="00000000" w:rsidR="00000000" w:rsidRPr="00000000">
              <w:rPr>
                <w:b w:val="1"/>
                <w:bCs w:val="1"/>
                <w:color w:val="ffffff"/>
                <w:sz w:val="18"/>
                <w:szCs w:val="18"/>
                <w:rtl w:val="0"/>
              </w:rPr>
              <w:t xml:space="preserve">Observation / Action</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11">
            <w:pPr>
              <w:spacing w:after="40" w:before="40" w:lineRule="auto"/>
              <w:rPr>
                <w:sz w:val="18"/>
                <w:szCs w:val="18"/>
              </w:rPr>
            </w:pPr>
            <w:r w:rsidDel="00000000" w:rsidR="00000000" w:rsidRPr="00000000">
              <w:rPr>
                <w:sz w:val="18"/>
                <w:szCs w:val="18"/>
                <w:rtl w:val="0"/>
              </w:rPr>
              <w:t xml:space="preserve">ACTIVE_HOURS &gt; 24</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12">
            <w:pPr>
              <w:spacing w:after="40" w:before="40" w:lineRule="auto"/>
              <w:rPr>
                <w:sz w:val="18"/>
                <w:szCs w:val="18"/>
              </w:rPr>
            </w:pPr>
            <w:r w:rsidDel="00000000" w:rsidR="00000000" w:rsidRPr="00000000">
              <w:rPr>
                <w:sz w:val="18"/>
                <w:szCs w:val="18"/>
                <w:rtl w:val="0"/>
              </w:rPr>
              <w:t xml:space="preserve">Max = 48 in sample — clear data anomaly; likely double-counting primary + secondary rows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13">
            <w:pPr>
              <w:spacing w:after="40" w:before="40" w:lineRule="auto"/>
              <w:rPr>
                <w:sz w:val="18"/>
                <w:szCs w:val="18"/>
              </w:rPr>
            </w:pPr>
            <w:r w:rsidDel="00000000" w:rsidR="00000000" w:rsidRPr="00000000">
              <w:rPr>
                <w:sz w:val="18"/>
                <w:szCs w:val="18"/>
                <w:rtl w:val="0"/>
              </w:rPr>
              <w:t xml:space="preserve">Total = DL + UL</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14">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Verify TOTAL_DATA_BYTES_DAILY ≈ TOTAL_DOWNLOAD + TOTAL_UPLOAD</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15">
            <w:pPr>
              <w:spacing w:after="40" w:before="40" w:lineRule="auto"/>
              <w:rPr>
                <w:sz w:val="18"/>
                <w:szCs w:val="18"/>
              </w:rPr>
            </w:pPr>
            <w:r w:rsidDel="00000000" w:rsidR="00000000" w:rsidRPr="00000000">
              <w:rPr>
                <w:sz w:val="18"/>
                <w:szCs w:val="18"/>
                <w:rtl w:val="0"/>
              </w:rPr>
              <w:t xml:space="preserve">MANY_SHORT_SESSIONS always false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16">
            <w:pPr>
              <w:spacing w:after="40" w:before="40" w:lineRule="auto"/>
              <w:rPr>
                <w:sz w:val="18"/>
                <w:szCs w:val="18"/>
              </w:rPr>
            </w:pPr>
            <w:r w:rsidDel="00000000" w:rsidR="00000000" w:rsidRPr="00000000">
              <w:rPr>
                <w:sz w:val="18"/>
                <w:szCs w:val="18"/>
                <w:rtl w:val="0"/>
              </w:rPr>
              <w:t xml:space="preserve">All false in 10k sample — flag logic may be too conservative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17">
            <w:pPr>
              <w:spacing w:after="40" w:before="40" w:lineRule="auto"/>
              <w:rPr>
                <w:sz w:val="18"/>
                <w:szCs w:val="18"/>
              </w:rPr>
            </w:pPr>
            <w:r w:rsidDel="00000000" w:rsidR="00000000" w:rsidRPr="00000000">
              <w:rPr>
                <w:sz w:val="18"/>
                <w:szCs w:val="18"/>
                <w:rtl w:val="0"/>
              </w:rPr>
              <w:t xml:space="preserve">USAGE_VOLATILITY scale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18">
            <w:pPr>
              <w:spacing w:after="40" w:before="40" w:lineRule="auto"/>
              <w:rPr>
                <w:sz w:val="18"/>
                <w:szCs w:val="18"/>
              </w:rPr>
            </w:pPr>
            <w:r w:rsidDel="00000000" w:rsidR="00000000" w:rsidRPr="00000000">
              <w:rPr>
                <w:sz w:val="18"/>
                <w:szCs w:val="18"/>
                <w:rtl w:val="0"/>
              </w:rPr>
              <w:t xml:space="preserve">Not normalized 0–1; values are raw byte units — misleading name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19">
            <w:pPr>
              <w:spacing w:after="40" w:before="40" w:lineRule="auto"/>
              <w:rPr>
                <w:sz w:val="18"/>
                <w:szCs w:val="18"/>
              </w:rPr>
            </w:pPr>
            <w:r w:rsidDel="00000000" w:rsidR="00000000" w:rsidRPr="00000000">
              <w:rPr>
                <w:sz w:val="18"/>
                <w:szCs w:val="18"/>
                <w:rtl w:val="0"/>
              </w:rPr>
              <w:t xml:space="preserve">NIGHT/DAY sum</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1A">
            <w:pPr>
              <w:spacing w:after="40" w:before="40" w:lineRule="auto"/>
              <w:rPr>
                <w:sz w:val="18"/>
                <w:szCs w:val="18"/>
              </w:rPr>
            </w:pPr>
            <w:r w:rsidDel="00000000" w:rsidR="00000000" w:rsidRPr="00000000">
              <w:rPr>
                <w:sz w:val="18"/>
                <w:szCs w:val="18"/>
                <w:rtl w:val="0"/>
              </w:rPr>
              <w:t xml:space="preserve">NIGHT + DAY should equal TOTAL_DATA_BYTES_DAILY — verify night window definition</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1B">
            <w:pPr>
              <w:spacing w:after="40" w:before="40" w:lineRule="auto"/>
              <w:rPr>
                <w:sz w:val="18"/>
                <w:szCs w:val="18"/>
              </w:rPr>
            </w:pPr>
            <w:r w:rsidDel="00000000" w:rsidR="00000000" w:rsidRPr="00000000">
              <w:rPr>
                <w:sz w:val="18"/>
                <w:szCs w:val="18"/>
                <w:rtl w:val="0"/>
              </w:rPr>
              <w:t xml:space="preserve">Blank CONNECTION_TYPE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1C">
            <w:pPr>
              <w:spacing w:after="40" w:before="40" w:lineRule="auto"/>
              <w:rPr>
                <w:sz w:val="18"/>
                <w:szCs w:val="18"/>
              </w:rPr>
            </w:pPr>
            <w:r w:rsidDel="00000000" w:rsidR="00000000" w:rsidRPr="00000000">
              <w:rPr>
                <w:sz w:val="18"/>
                <w:szCs w:val="18"/>
                <w:rtl w:val="0"/>
              </w:rPr>
              <w:t xml:space="preserve">Same issue as hourly table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1D">
            <w:pPr>
              <w:spacing w:after="40" w:before="40" w:lineRule="auto"/>
              <w:rPr>
                <w:sz w:val="18"/>
                <w:szCs w:val="18"/>
              </w:rPr>
            </w:pPr>
            <w:r w:rsidDel="00000000" w:rsidR="00000000" w:rsidRPr="00000000">
              <w:rPr>
                <w:sz w:val="18"/>
                <w:szCs w:val="18"/>
                <w:rtl w:val="0"/>
              </w:rPr>
              <w:t xml:space="preserve">Duplicate check</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1E">
            <w:pPr>
              <w:spacing w:after="40" w:before="40" w:lineRule="auto"/>
              <w:rPr>
                <w:sz w:val="18"/>
                <w:szCs w:val="18"/>
              </w:rPr>
            </w:pPr>
            <w:r w:rsidDel="00000000" w:rsidR="00000000" w:rsidRPr="00000000">
              <w:rPr>
                <w:sz w:val="18"/>
                <w:szCs w:val="18"/>
                <w:rtl w:val="0"/>
              </w:rPr>
              <w:t xml:space="preserve">(DATE_IST, NASID, ROUTERMAC, CONNECTION_TYPE, MOBILE) should be unique</w:t>
            </w:r>
          </w:p>
        </w:tc>
      </w:tr>
    </w:tbl>
    <w:p w:rsidR="00000000" w:rsidDel="00000000" w:rsidP="00000000" w:rsidRDefault="00000000" w:rsidRPr="00000000" w14:paraId="0000031F">
      <w:pPr>
        <w:spacing w:after="240" w:before="240" w:lineRule="auto"/>
        <w:rPr/>
      </w:pPr>
      <w:r w:rsidDel="00000000" w:rsidR="00000000" w:rsidRPr="00000000">
        <w:rPr>
          <w:rtl w:val="0"/>
        </w:rPr>
        <w:t xml:space="preserve"> </w:t>
      </w:r>
    </w:p>
    <w:p w:rsidR="00000000" w:rsidDel="00000000" w:rsidP="00000000" w:rsidRDefault="00000000" w:rsidRPr="00000000" w14:paraId="00000320">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5. Common Joins / Relationships</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3330"/>
        <w:gridCol w:w="2070"/>
        <w:tblGridChange w:id="0">
          <w:tblGrid>
            <w:gridCol w:w="3510"/>
            <w:gridCol w:w="3330"/>
            <w:gridCol w:w="207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21">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To</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22">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Key</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23">
            <w:pPr>
              <w:spacing w:after="40" w:before="40" w:lineRule="auto"/>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24">
            <w:pPr>
              <w:spacing w:after="40" w:before="40" w:lineRule="auto"/>
              <w:rPr>
                <w:sz w:val="18"/>
                <w:szCs w:val="18"/>
              </w:rPr>
            </w:pPr>
            <w:r w:rsidDel="00000000" w:rsidR="00000000" w:rsidRPr="00000000">
              <w:rPr>
                <w:sz w:val="18"/>
                <w:szCs w:val="18"/>
                <w:rtl w:val="0"/>
              </w:rPr>
              <w:t xml:space="preserve">HOURLY_USAGE_PRORATED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25">
            <w:pPr>
              <w:spacing w:after="40" w:before="40" w:lineRule="auto"/>
              <w:rPr>
                <w:sz w:val="18"/>
                <w:szCs w:val="18"/>
              </w:rPr>
            </w:pPr>
            <w:r w:rsidDel="00000000" w:rsidR="00000000" w:rsidRPr="00000000">
              <w:rPr>
                <w:sz w:val="18"/>
                <w:szCs w:val="18"/>
                <w:rtl w:val="0"/>
              </w:rPr>
              <w:t xml:space="preserve">DATE_IST, NASID, ROUTERMAC, CONNECTION_TYPE, MOBILE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26">
            <w:pPr>
              <w:spacing w:after="40" w:before="40" w:lineRule="auto"/>
              <w:rPr>
                <w:sz w:val="18"/>
                <w:szCs w:val="18"/>
              </w:rPr>
            </w:pPr>
            <w:r w:rsidDel="00000000" w:rsidR="00000000" w:rsidRPr="00000000">
              <w:rPr>
                <w:sz w:val="18"/>
                <w:szCs w:val="18"/>
                <w:rtl w:val="0"/>
              </w:rPr>
              <w:t xml:space="preserve">Drill into hourly breakdown for a day</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27">
            <w:pPr>
              <w:spacing w:after="40" w:before="40" w:lineRule="auto"/>
              <w:rPr>
                <w:sz w:val="18"/>
                <w:szCs w:val="18"/>
              </w:rPr>
            </w:pPr>
            <w:r w:rsidDel="00000000" w:rsidR="00000000" w:rsidRPr="00000000">
              <w:rPr>
                <w:sz w:val="18"/>
                <w:szCs w:val="18"/>
                <w:rtl w:val="0"/>
              </w:rPr>
              <w:t xml:space="preserve">HOURLY_DEVICE_PING_INFLUX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28">
            <w:pPr>
              <w:spacing w:after="40" w:before="40" w:lineRule="auto"/>
              <w:rPr>
                <w:sz w:val="18"/>
                <w:szCs w:val="18"/>
              </w:rPr>
            </w:pPr>
            <w:r w:rsidDel="00000000" w:rsidR="00000000" w:rsidRPr="00000000">
              <w:rPr>
                <w:sz w:val="18"/>
                <w:szCs w:val="18"/>
                <w:rtl w:val="0"/>
              </w:rPr>
              <w:t xml:space="preserve">NASID, date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29">
            <w:pPr>
              <w:spacing w:after="40" w:before="40" w:lineRule="auto"/>
              <w:rPr>
                <w:sz w:val="18"/>
                <w:szCs w:val="18"/>
              </w:rPr>
            </w:pPr>
            <w:r w:rsidDel="00000000" w:rsidR="00000000" w:rsidRPr="00000000">
              <w:rPr>
                <w:sz w:val="18"/>
                <w:szCs w:val="18"/>
                <w:rtl w:val="0"/>
              </w:rPr>
              <w:t xml:space="preserve">Compare usage days with uptime days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2A">
            <w:pPr>
              <w:spacing w:after="40" w:before="40" w:lineRule="auto"/>
              <w:rPr>
                <w:sz w:val="18"/>
                <w:szCs w:val="18"/>
              </w:rPr>
            </w:pPr>
            <w:r w:rsidDel="00000000" w:rsidR="00000000" w:rsidRPr="00000000">
              <w:rPr>
                <w:sz w:val="18"/>
                <w:szCs w:val="18"/>
                <w:rtl w:val="0"/>
              </w:rPr>
              <w:t xml:space="preserve">incidents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2B">
            <w:pPr>
              <w:spacing w:after="40" w:before="40" w:lineRule="auto"/>
              <w:rPr>
                <w:sz w:val="18"/>
                <w:szCs w:val="18"/>
              </w:rPr>
            </w:pPr>
            <w:r w:rsidDel="00000000" w:rsidR="00000000" w:rsidRPr="00000000">
              <w:rPr>
                <w:sz w:val="18"/>
                <w:szCs w:val="18"/>
                <w:rtl w:val="0"/>
              </w:rPr>
              <w:t xml:space="preserve">NASID via device mapping, date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2C">
            <w:pPr>
              <w:spacing w:after="40" w:before="40" w:lineRule="auto"/>
              <w:rPr>
                <w:sz w:val="18"/>
                <w:szCs w:val="18"/>
              </w:rPr>
            </w:pPr>
            <w:r w:rsidDel="00000000" w:rsidR="00000000" w:rsidRPr="00000000">
              <w:rPr>
                <w:sz w:val="18"/>
                <w:szCs w:val="18"/>
                <w:rtl w:val="0"/>
              </w:rPr>
              <w:t xml:space="preserve">Did an incident reduce daily usage?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2D">
            <w:pPr>
              <w:spacing w:after="40" w:before="40" w:lineRule="auto"/>
              <w:rPr>
                <w:sz w:val="18"/>
                <w:szCs w:val="18"/>
              </w:rPr>
            </w:pPr>
            <w:r w:rsidDel="00000000" w:rsidR="00000000" w:rsidRPr="00000000">
              <w:rPr>
                <w:sz w:val="18"/>
                <w:szCs w:val="18"/>
                <w:rtl w:val="0"/>
              </w:rPr>
              <w:t xml:space="preserve">Plan/subscription table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2E">
            <w:pPr>
              <w:spacing w:after="40" w:before="40" w:lineRule="auto"/>
              <w:rPr>
                <w:sz w:val="18"/>
                <w:szCs w:val="18"/>
              </w:rPr>
            </w:pPr>
            <w:r w:rsidDel="00000000" w:rsidR="00000000" w:rsidRPr="00000000">
              <w:rPr>
                <w:sz w:val="18"/>
                <w:szCs w:val="18"/>
                <w:rtl w:val="0"/>
              </w:rPr>
              <w:t xml:space="preserve">NASID or MOBILE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2F">
            <w:pPr>
              <w:spacing w:after="40" w:before="40" w:lineRule="auto"/>
              <w:rPr>
                <w:sz w:val="18"/>
                <w:szCs w:val="18"/>
              </w:rPr>
            </w:pPr>
            <w:r w:rsidDel="00000000" w:rsidR="00000000" w:rsidRPr="00000000">
              <w:rPr>
                <w:sz w:val="18"/>
                <w:szCs w:val="18"/>
                <w:rtl w:val="0"/>
              </w:rPr>
              <w:t xml:space="preserve">Check quota utilization against plan limit</w:t>
            </w:r>
          </w:p>
        </w:tc>
      </w:tr>
    </w:tbl>
    <w:p w:rsidR="00000000" w:rsidDel="00000000" w:rsidP="00000000" w:rsidRDefault="00000000" w:rsidRPr="00000000" w14:paraId="00000330">
      <w:pPr>
        <w:spacing w:after="240" w:before="240" w:lineRule="auto"/>
        <w:rPr/>
      </w:pPr>
      <w:r w:rsidDel="00000000" w:rsidR="00000000" w:rsidRPr="00000000">
        <w:rPr>
          <w:rtl w:val="0"/>
        </w:rPr>
        <w:t xml:space="preserve"> </w:t>
      </w:r>
    </w:p>
    <w:p w:rsidR="00000000" w:rsidDel="00000000" w:rsidP="00000000" w:rsidRDefault="00000000" w:rsidRPr="00000000" w14:paraId="00000331">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6. Analytical Use Cases</w:t>
      </w:r>
    </w:p>
    <w:p w:rsidR="00000000" w:rsidDel="00000000" w:rsidP="00000000" w:rsidRDefault="00000000" w:rsidRPr="00000000" w14:paraId="00000332">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Monthly data quota monitoring: Which customers are near their plan limit?</w:t>
      </w:r>
    </w:p>
    <w:p w:rsidR="00000000" w:rsidDel="00000000" w:rsidP="00000000" w:rsidRDefault="00000000" w:rsidRPr="00000000" w14:paraId="00000333">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Heavy user identification: Top 1% by TOTAL_DATA_BYTES_DAILY for upsell targeting</w:t>
      </w:r>
    </w:p>
    <w:p w:rsidR="00000000" w:rsidDel="00000000" w:rsidP="00000000" w:rsidRDefault="00000000" w:rsidRPr="00000000" w14:paraId="00000334">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62626"/>
          <w:sz w:val="20"/>
          <w:szCs w:val="20"/>
          <w:rtl w:val="0"/>
        </w:rPr>
        <w:t xml:space="preserve">Night-time bulk downloader detection: High NIGHT_USAGE_BYTES_DAILY → automated downloads/torrents</w:t>
      </w:r>
    </w:p>
    <w:p w:rsidR="00000000" w:rsidDel="00000000" w:rsidP="00000000" w:rsidRDefault="00000000" w:rsidRPr="00000000" w14:paraId="00000335">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Peak hour congestion analysis: Aggregate PEAK_HOUR bytes by NASID to find congested nodes</w:t>
      </w:r>
    </w:p>
    <w:p w:rsidR="00000000" w:rsidDel="00000000" w:rsidP="00000000" w:rsidRDefault="00000000" w:rsidRPr="00000000" w14:paraId="00000336">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Connection instability alerting: MANY_SHORT_SESSIONS_FLAG_DAILY = true for proactive support outreach</w:t>
      </w:r>
    </w:p>
    <w:p w:rsidR="00000000" w:rsidDel="00000000" w:rsidP="00000000" w:rsidRDefault="00000000" w:rsidRPr="00000000" w14:paraId="00000337">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7. Sample Queries</w:t>
      </w:r>
    </w:p>
    <w:p w:rsidR="00000000" w:rsidDel="00000000" w:rsidP="00000000" w:rsidRDefault="00000000" w:rsidRPr="00000000" w14:paraId="00000338">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1 — Top data consumers for a day</w:t>
      </w:r>
    </w:p>
    <w:p w:rsidR="00000000" w:rsidDel="00000000" w:rsidP="00000000" w:rsidRDefault="00000000" w:rsidRPr="00000000" w14:paraId="00000339">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DATE_IST, NASID, ROUTERMAC,</w:t>
        <w:br w:type="textWrapping"/>
        <w:t xml:space="preserve"> </w:t>
        <w:tab/>
        <w:t xml:space="preserve">ROUND(TOTAL_DATA_BYTES_DAILY / 1073741824, 2) AS total_gb,</w:t>
        <w:br w:type="textWrapping"/>
        <w:t xml:space="preserve"> </w:t>
        <w:tab/>
        <w:t xml:space="preserve">ACTIVE_HOURS_COUNT_DAILY, DATA_SPREAD_FACTOR_DAILY</w:t>
        <w:br w:type="textWrapping"/>
        <w:t xml:space="preserve"> FROM PROD_DB.DBT.DAILY_DATA_USAGE</w:t>
        <w:br w:type="textWrapping"/>
        <w:t xml:space="preserve"> WHERE DATE_IST = '2026-01-03'</w:t>
        <w:br w:type="textWrapping"/>
        <w:t xml:space="preserve"> ORDER BY total_gb DESC LIMIT 50;</w:t>
      </w:r>
    </w:p>
    <w:p w:rsidR="00000000" w:rsidDel="00000000" w:rsidP="00000000" w:rsidRDefault="00000000" w:rsidRPr="00000000" w14:paraId="0000033A">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2 — Daily network-wide usage trend</w:t>
      </w:r>
    </w:p>
    <w:p w:rsidR="00000000" w:rsidDel="00000000" w:rsidP="00000000" w:rsidRDefault="00000000" w:rsidRPr="00000000" w14:paraId="0000033B">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DATE_IST,</w:t>
        <w:br w:type="textWrapping"/>
        <w:t xml:space="preserve"> </w:t>
        <w:tab/>
        <w:t xml:space="preserve">COUNT(DISTINCT NASID) AS active_routers,</w:t>
        <w:br w:type="textWrapping"/>
        <w:t xml:space="preserve"> </w:t>
        <w:tab/>
        <w:t xml:space="preserve">ROUND(SUM(TOTAL_DATA_BYTES_DAILY) / 1e12, 3) AS total_tb,</w:t>
        <w:br w:type="textWrapping"/>
        <w:t xml:space="preserve"> </w:t>
        <w:tab/>
        <w:t xml:space="preserve">ROUND(AVG(TOTAL_DATA_BYTES_DAILY) / 1073741824, 2) AS avg_gb_per_router</w:t>
        <w:br w:type="textWrapping"/>
        <w:t xml:space="preserve"> FROM PROD_DB.DBT.DAILY_DATA_USAGE</w:t>
        <w:br w:type="textWrapping"/>
        <w:t xml:space="preserve"> WHERE CONNECTION_TYPE = 'primary'</w:t>
        <w:br w:type="textWrapping"/>
        <w:t xml:space="preserve"> GROUP BY DATE_IST ORDER BY DATE_IST;</w:t>
      </w:r>
    </w:p>
    <w:p w:rsidR="00000000" w:rsidDel="00000000" w:rsidP="00000000" w:rsidRDefault="00000000" w:rsidRPr="00000000" w14:paraId="0000033C">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3 — Night vs day usage split</w:t>
      </w:r>
    </w:p>
    <w:p w:rsidR="00000000" w:rsidDel="00000000" w:rsidP="00000000" w:rsidRDefault="00000000" w:rsidRPr="00000000" w14:paraId="0000033D">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DATE_IST,</w:t>
        <w:br w:type="textWrapping"/>
        <w:t xml:space="preserve"> </w:t>
        <w:tab/>
        <w:t xml:space="preserve">SUM(NIGHT_USAGE_BYTES_DAILY) / 1e9 AS night_gb,</w:t>
        <w:br w:type="textWrapping"/>
        <w:t xml:space="preserve"> </w:t>
        <w:tab/>
        <w:t xml:space="preserve">SUM(DAY_USAGE_BYTES_DAILY) / 1e9 AS day_gb,</w:t>
        <w:br w:type="textWrapping"/>
        <w:t xml:space="preserve">     ROUND(SUM(NIGHT_USAGE_BYTES_DAILY)/NULLIF(SUM(TOTAL_DATA_BYTES_DAILY),0)*100,1) AS night_pct</w:t>
        <w:br w:type="textWrapping"/>
        <w:t xml:space="preserve"> FROM PROD_DB.DBT.DAILY_DATA_USAGE</w:t>
        <w:br w:type="textWrapping"/>
        <w:t xml:space="preserve"> GROUP BY DATE_IST ORDER BY DATE_IST;</w:t>
      </w:r>
    </w:p>
    <w:p w:rsidR="00000000" w:rsidDel="00000000" w:rsidP="00000000" w:rsidRDefault="00000000" w:rsidRPr="00000000" w14:paraId="0000033E">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8. Important Observations</w:t>
      </w:r>
    </w:p>
    <w:p w:rsidR="00000000" w:rsidDel="00000000" w:rsidP="00000000" w:rsidRDefault="00000000" w:rsidRPr="00000000" w14:paraId="0000033F">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Maximum daily usage observed: 110.63 GB — extremely heavy user, likely a small business or heavy seeding account.</w:t>
      </w:r>
    </w:p>
    <w:p w:rsidR="00000000" w:rsidDel="00000000" w:rsidP="00000000" w:rsidRDefault="00000000" w:rsidRPr="00000000" w14:paraId="00000340">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ACTIVE_HOURS_COUNT_DAILY reaching 48 is a data bug — hours in a day cannot exceed 24.</w:t>
      </w:r>
    </w:p>
    <w:p w:rsidR="00000000" w:rsidDel="00000000" w:rsidP="00000000" w:rsidRDefault="00000000" w:rsidRPr="00000000" w14:paraId="00000341">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62626"/>
          <w:sz w:val="20"/>
          <w:szCs w:val="20"/>
          <w:rtl w:val="0"/>
        </w:rPr>
        <w:t xml:space="preserve">DATA_SPREAD_FACTOR = 0.125 is very common → most users are active in only 3 of 24 hours per day (episodic browsing).</w:t>
      </w:r>
    </w:p>
    <w:p w:rsidR="00000000" w:rsidDel="00000000" w:rsidP="00000000" w:rsidRDefault="00000000" w:rsidRPr="00000000" w14:paraId="00000342">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Peak hour often contains &gt; 60% of total daily usage — validates importance of evening congestion management.</w:t>
      </w:r>
    </w:p>
    <w:p w:rsidR="00000000" w:rsidDel="00000000" w:rsidP="00000000" w:rsidRDefault="00000000" w:rsidRPr="00000000" w14:paraId="00000343">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MANY_SHORT_SESSIONS_FLAG_DAILY is universally false — threshold may need lowering or the flag is not yet calibrated.</w:t>
      </w:r>
    </w:p>
    <w:p w:rsidR="00000000" w:rsidDel="00000000" w:rsidP="00000000" w:rsidRDefault="00000000" w:rsidRPr="00000000" w14:paraId="000003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t xml:space="preserve"> </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1f497d"/>
          <w:sz w:val="36"/>
          <w:szCs w:val="36"/>
        </w:rPr>
      </w:pPr>
      <w:r w:rsidDel="00000000" w:rsidR="00000000" w:rsidRPr="00000000">
        <w:rPr>
          <w:b w:val="1"/>
          <w:bCs w:val="1"/>
          <w:color w:val="1f497d"/>
          <w:sz w:val="36"/>
          <w:szCs w:val="36"/>
          <w:rtl w:val="0"/>
        </w:rPr>
        <w:t xml:space="preserve">TABLE 5: ...OUTAGE_DETECTION_PUBLIC.incidents</w:t>
      </w:r>
    </w:p>
    <w:p w:rsidR="00000000" w:rsidDel="00000000" w:rsidP="00000000" w:rsidRDefault="00000000" w:rsidRPr="00000000" w14:paraId="00000347">
      <w:pPr>
        <w:spacing w:after="40" w:before="40" w:lineRule="auto"/>
        <w:rPr>
          <w:i w:val="1"/>
          <w:iCs w:val="1"/>
          <w:color w:val="262626"/>
          <w:sz w:val="20"/>
          <w:szCs w:val="20"/>
        </w:rPr>
      </w:pPr>
      <w:r w:rsidDel="00000000" w:rsidR="00000000" w:rsidRPr="00000000">
        <w:rPr>
          <w:i w:val="1"/>
          <w:iCs w:val="1"/>
          <w:color w:val="262626"/>
          <w:sz w:val="20"/>
          <w:szCs w:val="20"/>
          <w:rtl w:val="0"/>
        </w:rPr>
        <w:t xml:space="preserve">Full name: PROD_DB.BUSINESS_EFFICIENCY_ROUTER_OUTAGE_DETECTION_PUBLIC.incidents</w:t>
      </w:r>
    </w:p>
    <w:p w:rsidR="00000000" w:rsidDel="00000000" w:rsidP="00000000" w:rsidRDefault="00000000" w:rsidRPr="00000000" w14:paraId="00000348">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1. Table Overview</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55"/>
        <w:tblGridChange w:id="0">
          <w:tblGrid>
            <w:gridCol w:w="2370"/>
            <w:gridCol w:w="655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49">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4A">
            <w:pPr>
              <w:spacing w:after="40" w:before="40" w:lineRule="auto"/>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4B">
            <w:pPr>
              <w:spacing w:after="40" w:before="40" w:lineRule="auto"/>
              <w:rPr>
                <w:sz w:val="18"/>
                <w:szCs w:val="18"/>
              </w:rPr>
            </w:pPr>
            <w:r w:rsidDel="00000000" w:rsidR="00000000" w:rsidRPr="00000000">
              <w:rPr>
                <w:sz w:val="18"/>
                <w:szCs w:val="18"/>
                <w:rtl w:val="0"/>
              </w:rPr>
              <w:t xml:space="preserve">Table Name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4C">
            <w:pPr>
              <w:spacing w:after="40" w:before="40" w:lineRule="auto"/>
              <w:rPr>
                <w:sz w:val="18"/>
                <w:szCs w:val="18"/>
              </w:rPr>
            </w:pPr>
            <w:r w:rsidDel="00000000" w:rsidR="00000000" w:rsidRPr="00000000">
              <w:rPr>
                <w:sz w:val="18"/>
                <w:szCs w:val="18"/>
                <w:rtl w:val="0"/>
              </w:rPr>
              <w:t xml:space="preserve">PROD_DB.BUSINESS_EFFICIENCY_ROUTER_OUTAGE_DETECTION_PUBLIC.incidents</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4D">
            <w:pPr>
              <w:spacing w:after="40" w:before="40" w:lineRule="auto"/>
              <w:rPr>
                <w:sz w:val="18"/>
                <w:szCs w:val="18"/>
              </w:rPr>
            </w:pPr>
            <w:r w:rsidDel="00000000" w:rsidR="00000000" w:rsidRPr="00000000">
              <w:rPr>
                <w:sz w:val="18"/>
                <w:szCs w:val="18"/>
                <w:rtl w:val="0"/>
              </w:rPr>
              <w:t xml:space="preserve">Business Purpose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4E">
            <w:pPr>
              <w:spacing w:after="40" w:before="40" w:lineRule="auto"/>
              <w:rPr>
                <w:sz w:val="18"/>
                <w:szCs w:val="18"/>
              </w:rPr>
            </w:pPr>
            <w:r w:rsidDel="00000000" w:rsidR="00000000" w:rsidRPr="00000000">
              <w:rPr>
                <w:sz w:val="18"/>
                <w:szCs w:val="18"/>
                <w:rtl w:val="0"/>
              </w:rPr>
              <w:t xml:space="preserve">Master table of all detected router outage incidents. Each incident is raised automatically when one or more routers stop pinging. Tracks severity, impacted device count, duration, and resolution. Primary table for outage SLA monitoring, MTTR tracking, and network reliability reporting.</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4F">
            <w:pPr>
              <w:spacing w:after="40" w:before="40" w:lineRule="auto"/>
              <w:rPr>
                <w:sz w:val="18"/>
                <w:szCs w:val="18"/>
              </w:rPr>
            </w:pPr>
            <w:r w:rsidDel="00000000" w:rsidR="00000000" w:rsidRPr="00000000">
              <w:rPr>
                <w:sz w:val="18"/>
                <w:szCs w:val="18"/>
                <w:rtl w:val="0"/>
              </w:rPr>
              <w:t xml:space="preserve">Data Source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50">
            <w:pPr>
              <w:spacing w:after="40" w:before="40" w:lineRule="auto"/>
              <w:rPr>
                <w:sz w:val="18"/>
                <w:szCs w:val="18"/>
              </w:rPr>
            </w:pPr>
            <w:r w:rsidDel="00000000" w:rsidR="00000000" w:rsidRPr="00000000">
              <w:rPr>
                <w:sz w:val="18"/>
                <w:szCs w:val="18"/>
                <w:rtl w:val="0"/>
              </w:rPr>
              <w:t xml:space="preserve">Fivetran sync from the outage detection application database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51">
            <w:pPr>
              <w:spacing w:after="40" w:before="40" w:lineRule="auto"/>
              <w:rPr>
                <w:sz w:val="18"/>
                <w:szCs w:val="18"/>
              </w:rPr>
            </w:pPr>
            <w:r w:rsidDel="00000000" w:rsidR="00000000" w:rsidRPr="00000000">
              <w:rPr>
                <w:sz w:val="18"/>
                <w:szCs w:val="18"/>
                <w:rtl w:val="0"/>
              </w:rPr>
              <w:t xml:space="preserve">Grain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52">
            <w:pPr>
              <w:spacing w:after="40" w:before="40" w:lineRule="auto"/>
              <w:rPr>
                <w:sz w:val="18"/>
                <w:szCs w:val="18"/>
              </w:rPr>
            </w:pPr>
            <w:r w:rsidDel="00000000" w:rsidR="00000000" w:rsidRPr="00000000">
              <w:rPr>
                <w:sz w:val="18"/>
                <w:szCs w:val="18"/>
                <w:rtl w:val="0"/>
              </w:rPr>
              <w:t xml:space="preserve">1 row = 1 outage incident</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53">
            <w:pPr>
              <w:spacing w:after="40" w:before="40" w:lineRule="auto"/>
              <w:rPr>
                <w:sz w:val="18"/>
                <w:szCs w:val="18"/>
              </w:rPr>
            </w:pPr>
            <w:r w:rsidDel="00000000" w:rsidR="00000000" w:rsidRPr="00000000">
              <w:rPr>
                <w:sz w:val="18"/>
                <w:szCs w:val="18"/>
                <w:rtl w:val="0"/>
              </w:rPr>
              <w:t xml:space="preserve">Refresh Frequency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54">
            <w:pPr>
              <w:spacing w:after="40" w:before="40" w:lineRule="auto"/>
              <w:rPr>
                <w:sz w:val="18"/>
                <w:szCs w:val="18"/>
              </w:rPr>
            </w:pPr>
            <w:r w:rsidDel="00000000" w:rsidR="00000000" w:rsidRPr="00000000">
              <w:rPr>
                <w:sz w:val="18"/>
                <w:szCs w:val="18"/>
                <w:rtl w:val="0"/>
              </w:rPr>
              <w:t xml:space="preserve">Near real-time (Fivetran; _FIVETRAN_SYNCED timestamps are very recent)</w:t>
            </w:r>
          </w:p>
        </w:tc>
      </w:tr>
    </w:tbl>
    <w:p w:rsidR="00000000" w:rsidDel="00000000" w:rsidP="00000000" w:rsidRDefault="00000000" w:rsidRPr="00000000" w14:paraId="00000355">
      <w:pPr>
        <w:spacing w:after="240" w:before="240" w:lineRule="auto"/>
        <w:rPr/>
      </w:pPr>
      <w:r w:rsidDel="00000000" w:rsidR="00000000" w:rsidRPr="00000000">
        <w:rPr>
          <w:rtl w:val="0"/>
        </w:rPr>
        <w:t xml:space="preserve"> </w:t>
      </w:r>
    </w:p>
    <w:p w:rsidR="00000000" w:rsidDel="00000000" w:rsidP="00000000" w:rsidRDefault="00000000" w:rsidRPr="00000000" w14:paraId="00000356">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2. Column Definitions</w:t>
      </w:r>
    </w:p>
    <w:tbl>
      <w:tblPr>
        <w:tblStyle w:val="Table2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9.551777434312"/>
        <w:gridCol w:w="1070.5409582689335"/>
        <w:gridCol w:w="1128.4080370942813"/>
        <w:gridCol w:w="1533.4775888717154"/>
        <w:gridCol w:w="3038.021638330757"/>
        <w:tblGridChange w:id="0">
          <w:tblGrid>
            <w:gridCol w:w="2589.551777434312"/>
            <w:gridCol w:w="1070.5409582689335"/>
            <w:gridCol w:w="1128.4080370942813"/>
            <w:gridCol w:w="1533.4775888717154"/>
            <w:gridCol w:w="3038.021638330757"/>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57">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Column Name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58">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59">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5A">
            <w:pPr>
              <w:spacing w:after="40" w:before="40" w:lineRule="auto"/>
              <w:rPr>
                <w:b w:val="1"/>
                <w:bCs w:val="1"/>
                <w:color w:val="ffffff"/>
                <w:sz w:val="18"/>
                <w:szCs w:val="18"/>
              </w:rPr>
            </w:pPr>
            <w:r w:rsidDel="00000000" w:rsidR="00000000" w:rsidRPr="00000000">
              <w:rPr>
                <w:b w:val="1"/>
                <w:bCs w:val="1"/>
                <w:color w:val="ffffff"/>
                <w:sz w:val="18"/>
                <w:szCs w:val="18"/>
                <w:rtl w:val="0"/>
              </w:rPr>
              <w:t xml:space="preserve">Example Value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5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5C">
            <w:pPr>
              <w:spacing w:after="40" w:before="40" w:lineRule="auto"/>
              <w:rPr>
                <w:sz w:val="18"/>
                <w:szCs w:val="18"/>
              </w:rPr>
            </w:pPr>
            <w:r w:rsidDel="00000000" w:rsidR="00000000" w:rsidRPr="00000000">
              <w:rPr>
                <w:sz w:val="18"/>
                <w:szCs w:val="18"/>
                <w:rtl w:val="0"/>
              </w:rPr>
              <w:t xml:space="preserve">CTID_FIVETRAN_ID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5D">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5E">
            <w:pPr>
              <w:spacing w:after="40" w:before="40" w:lineRule="auto"/>
              <w:rPr>
                <w:sz w:val="18"/>
                <w:szCs w:val="18"/>
              </w:rPr>
            </w:pPr>
            <w:r w:rsidDel="00000000" w:rsidR="00000000" w:rsidRPr="00000000">
              <w:rPr>
                <w:sz w:val="18"/>
                <w:szCs w:val="18"/>
                <w:rtl w:val="0"/>
              </w:rPr>
              <w:t xml:space="preserve">Composite Fivetran internal dedup 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5F">
            <w:pPr>
              <w:spacing w:after="40" w:before="40" w:lineRule="auto"/>
              <w:rPr>
                <w:sz w:val="18"/>
                <w:szCs w:val="18"/>
              </w:rPr>
            </w:pPr>
            <w:r w:rsidDel="00000000" w:rsidR="00000000" w:rsidRPr="00000000">
              <w:rPr>
                <w:sz w:val="18"/>
                <w:szCs w:val="18"/>
                <w:rtl w:val="0"/>
              </w:rPr>
              <w:t xml:space="preserve">(30289,103)</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60">
            <w:pPr>
              <w:spacing w:after="40" w:before="40" w:lineRule="auto"/>
              <w:rPr>
                <w:sz w:val="18"/>
                <w:szCs w:val="18"/>
              </w:rPr>
            </w:pPr>
            <w:r w:rsidDel="00000000" w:rsidR="00000000" w:rsidRPr="00000000">
              <w:rPr>
                <w:sz w:val="18"/>
                <w:szCs w:val="18"/>
                <w:rtl w:val="0"/>
              </w:rPr>
              <w:t xml:space="preserve">Not a business key</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1">
            <w:pPr>
              <w:spacing w:after="40" w:before="40"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2">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3">
            <w:pPr>
              <w:spacing w:after="40" w:before="40" w:lineRule="auto"/>
              <w:rPr>
                <w:sz w:val="18"/>
                <w:szCs w:val="18"/>
              </w:rPr>
            </w:pPr>
            <w:r w:rsidDel="00000000" w:rsidR="00000000" w:rsidRPr="00000000">
              <w:rPr>
                <w:sz w:val="18"/>
                <w:szCs w:val="18"/>
                <w:rtl w:val="0"/>
              </w:rPr>
              <w:t xml:space="preserve">Unique incident identifier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4">
            <w:pPr>
              <w:spacing w:after="40" w:before="40" w:lineRule="auto"/>
              <w:rPr>
                <w:sz w:val="18"/>
                <w:szCs w:val="18"/>
              </w:rPr>
            </w:pPr>
            <w:r w:rsidDel="00000000" w:rsidR="00000000" w:rsidRPr="00000000">
              <w:rPr>
                <w:sz w:val="18"/>
                <w:szCs w:val="18"/>
                <w:rtl w:val="0"/>
              </w:rPr>
              <w:t xml:space="preserve">1255893</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5">
            <w:pPr>
              <w:spacing w:after="40" w:before="40" w:lineRule="auto"/>
              <w:rPr>
                <w:sz w:val="18"/>
                <w:szCs w:val="18"/>
              </w:rPr>
            </w:pPr>
            <w:r w:rsidDel="00000000" w:rsidR="00000000" w:rsidRPr="00000000">
              <w:rPr>
                <w:sz w:val="18"/>
                <w:szCs w:val="18"/>
                <w:rtl w:val="0"/>
              </w:rPr>
              <w:t xml:space="preserve">Primary key; referenced by incident_impacted_device.INCIDENT_ID</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66">
            <w:pPr>
              <w:spacing w:after="40" w:before="40" w:lineRule="auto"/>
              <w:rPr>
                <w:sz w:val="18"/>
                <w:szCs w:val="18"/>
              </w:rPr>
            </w:pPr>
            <w:r w:rsidDel="00000000" w:rsidR="00000000" w:rsidRPr="00000000">
              <w:rPr>
                <w:sz w:val="18"/>
                <w:szCs w:val="18"/>
                <w:rtl w:val="0"/>
              </w:rPr>
              <w:t xml:space="preserve">PARTNER_ID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67">
            <w:pPr>
              <w:spacing w:after="40" w:before="40"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68">
            <w:pPr>
              <w:spacing w:after="40" w:before="40" w:lineRule="auto"/>
              <w:rPr>
                <w:sz w:val="18"/>
                <w:szCs w:val="18"/>
              </w:rPr>
            </w:pPr>
            <w:r w:rsidDel="00000000" w:rsidR="00000000" w:rsidRPr="00000000">
              <w:rPr>
                <w:sz w:val="18"/>
                <w:szCs w:val="18"/>
                <w:rtl w:val="0"/>
              </w:rPr>
              <w:t xml:space="preserve">ISP partner / distributor affected by this incident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69">
            <w:pPr>
              <w:spacing w:after="40" w:before="40" w:lineRule="auto"/>
              <w:rPr>
                <w:sz w:val="18"/>
                <w:szCs w:val="18"/>
              </w:rPr>
            </w:pPr>
            <w:r w:rsidDel="00000000" w:rsidR="00000000" w:rsidRPr="00000000">
              <w:rPr>
                <w:sz w:val="18"/>
                <w:szCs w:val="18"/>
                <w:rtl w:val="0"/>
              </w:rPr>
              <w:t xml:space="preserve">281749854800370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6A">
            <w:pPr>
              <w:spacing w:after="40" w:before="40" w:lineRule="auto"/>
              <w:rPr>
                <w:sz w:val="18"/>
                <w:szCs w:val="18"/>
              </w:rPr>
            </w:pPr>
            <w:r w:rsidDel="00000000" w:rsidR="00000000" w:rsidRPr="00000000">
              <w:rPr>
                <w:sz w:val="18"/>
                <w:szCs w:val="18"/>
                <w:rtl w:val="0"/>
              </w:rPr>
              <w:t xml:space="preserve">Join to partner master for regional grouping</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B">
            <w:pPr>
              <w:spacing w:after="40" w:before="40" w:lineRule="auto"/>
              <w:rPr>
                <w:sz w:val="18"/>
                <w:szCs w:val="18"/>
              </w:rPr>
            </w:pPr>
            <w:r w:rsidDel="00000000" w:rsidR="00000000" w:rsidRPr="00000000">
              <w:rPr>
                <w:sz w:val="18"/>
                <w:szCs w:val="18"/>
                <w:rtl w:val="0"/>
              </w:rPr>
              <w:t xml:space="preserve">INITIAL_SEVERITY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C">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D">
            <w:pPr>
              <w:spacing w:after="40" w:before="40" w:lineRule="auto"/>
              <w:rPr>
                <w:sz w:val="18"/>
                <w:szCs w:val="18"/>
              </w:rPr>
            </w:pPr>
            <w:r w:rsidDel="00000000" w:rsidR="00000000" w:rsidRPr="00000000">
              <w:rPr>
                <w:sz w:val="18"/>
                <w:szCs w:val="18"/>
                <w:rtl w:val="0"/>
              </w:rPr>
              <w:t xml:space="preserve">Severity when incident was first opened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E">
            <w:pPr>
              <w:spacing w:after="40" w:before="40" w:lineRule="auto"/>
              <w:rPr>
                <w:sz w:val="18"/>
                <w:szCs w:val="18"/>
              </w:rPr>
            </w:pPr>
            <w:r w:rsidDel="00000000" w:rsidR="00000000" w:rsidRPr="00000000">
              <w:rPr>
                <w:sz w:val="18"/>
                <w:szCs w:val="18"/>
                <w:rtl w:val="0"/>
              </w:rPr>
              <w:t xml:space="preserve">MICRO</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6F">
            <w:pPr>
              <w:spacing w:after="40" w:before="40" w:lineRule="auto"/>
              <w:rPr>
                <w:sz w:val="18"/>
                <w:szCs w:val="18"/>
              </w:rPr>
            </w:pPr>
            <w:r w:rsidDel="00000000" w:rsidR="00000000" w:rsidRPr="00000000">
              <w:rPr>
                <w:sz w:val="18"/>
                <w:szCs w:val="18"/>
                <w:rtl w:val="0"/>
              </w:rPr>
              <w:t xml:space="preserve">Values: MICRO (1 device), LOCAL (2–5), MAJOR (6+)</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0">
            <w:pPr>
              <w:spacing w:after="40" w:before="40" w:lineRule="auto"/>
              <w:rPr>
                <w:sz w:val="18"/>
                <w:szCs w:val="18"/>
              </w:rPr>
            </w:pPr>
            <w:r w:rsidDel="00000000" w:rsidR="00000000" w:rsidRPr="00000000">
              <w:rPr>
                <w:sz w:val="18"/>
                <w:szCs w:val="18"/>
                <w:rtl w:val="0"/>
              </w:rPr>
              <w:t xml:space="preserve">INITIAL_SIZE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1">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2">
            <w:pPr>
              <w:spacing w:after="40" w:before="40" w:lineRule="auto"/>
              <w:rPr>
                <w:sz w:val="18"/>
                <w:szCs w:val="18"/>
              </w:rPr>
            </w:pPr>
            <w:r w:rsidDel="00000000" w:rsidR="00000000" w:rsidRPr="00000000">
              <w:rPr>
                <w:sz w:val="18"/>
                <w:szCs w:val="18"/>
                <w:rtl w:val="0"/>
              </w:rPr>
              <w:t xml:space="preserve">Number of devices affected at first detection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3">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4">
            <w:pPr>
              <w:spacing w:after="40" w:before="40" w:lineRule="auto"/>
              <w:rPr>
                <w:sz w:val="18"/>
                <w:szCs w:val="18"/>
              </w:rPr>
            </w:pPr>
            <w:r w:rsidDel="00000000" w:rsidR="00000000" w:rsidRPr="00000000">
              <w:rPr>
                <w:sz w:val="18"/>
                <w:szCs w:val="18"/>
                <w:rtl w:val="0"/>
              </w:rPr>
              <w:t xml:space="preserve">Raw count at detection time</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75">
            <w:pPr>
              <w:spacing w:after="40" w:before="40" w:lineRule="auto"/>
              <w:rPr>
                <w:sz w:val="18"/>
                <w:szCs w:val="18"/>
              </w:rPr>
            </w:pPr>
            <w:r w:rsidDel="00000000" w:rsidR="00000000" w:rsidRPr="00000000">
              <w:rPr>
                <w:sz w:val="18"/>
                <w:szCs w:val="18"/>
                <w:rtl w:val="0"/>
              </w:rPr>
              <w:t xml:space="preserve">SEVERITY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76">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77">
            <w:pPr>
              <w:spacing w:after="40" w:before="40" w:lineRule="auto"/>
              <w:rPr>
                <w:sz w:val="18"/>
                <w:szCs w:val="18"/>
              </w:rPr>
            </w:pPr>
            <w:r w:rsidDel="00000000" w:rsidR="00000000" w:rsidRPr="00000000">
              <w:rPr>
                <w:sz w:val="18"/>
                <w:szCs w:val="18"/>
                <w:rtl w:val="0"/>
              </w:rPr>
              <w:t xml:space="preserve">Current/final severity after updates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78">
            <w:pPr>
              <w:spacing w:after="40" w:before="40" w:lineRule="auto"/>
              <w:rPr>
                <w:sz w:val="18"/>
                <w:szCs w:val="18"/>
              </w:rPr>
            </w:pPr>
            <w:r w:rsidDel="00000000" w:rsidR="00000000" w:rsidRPr="00000000">
              <w:rPr>
                <w:sz w:val="18"/>
                <w:szCs w:val="18"/>
                <w:rtl w:val="0"/>
              </w:rPr>
              <w:t xml:space="preserve">LOCAL</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79">
            <w:pPr>
              <w:spacing w:after="40" w:before="40" w:lineRule="auto"/>
              <w:rPr>
                <w:sz w:val="18"/>
                <w:szCs w:val="18"/>
              </w:rPr>
            </w:pPr>
            <w:r w:rsidDel="00000000" w:rsidR="00000000" w:rsidRPr="00000000">
              <w:rPr>
                <w:sz w:val="18"/>
                <w:szCs w:val="18"/>
                <w:rtl w:val="0"/>
              </w:rPr>
              <w:t xml:space="preserve">Can escalate from INITIAL_SEVERITY as more devices go down</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A">
            <w:pPr>
              <w:spacing w:after="40" w:before="40" w:lineRule="auto"/>
              <w:rPr>
                <w:sz w:val="18"/>
                <w:szCs w:val="18"/>
              </w:rPr>
            </w:pPr>
            <w:r w:rsidDel="00000000" w:rsidR="00000000" w:rsidRPr="00000000">
              <w:rPr>
                <w:sz w:val="18"/>
                <w:szCs w:val="18"/>
                <w:rtl w:val="0"/>
              </w:rPr>
              <w:t xml:space="preserve">SIZE_BUCKET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B">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C">
            <w:pPr>
              <w:spacing w:after="40" w:before="40" w:lineRule="auto"/>
              <w:rPr>
                <w:sz w:val="18"/>
                <w:szCs w:val="18"/>
              </w:rPr>
            </w:pPr>
            <w:r w:rsidDel="00000000" w:rsidR="00000000" w:rsidRPr="00000000">
              <w:rPr>
                <w:sz w:val="18"/>
                <w:szCs w:val="18"/>
                <w:rtl w:val="0"/>
              </w:rPr>
              <w:t xml:space="preserve">Categorical bucket for device count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D">
            <w:pPr>
              <w:spacing w:after="40" w:before="40" w:lineRule="auto"/>
              <w:rPr>
                <w:sz w:val="18"/>
                <w:szCs w:val="18"/>
              </w:rPr>
            </w:pPr>
            <w:r w:rsidDel="00000000" w:rsidR="00000000" w:rsidRPr="00000000">
              <w:rPr>
                <w:sz w:val="18"/>
                <w:szCs w:val="18"/>
                <w:rtl w:val="0"/>
              </w:rPr>
              <w:t xml:space="preserve">TINY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7E">
            <w:pPr>
              <w:spacing w:after="40" w:before="40" w:lineRule="auto"/>
              <w:rPr>
                <w:sz w:val="18"/>
                <w:szCs w:val="18"/>
              </w:rPr>
            </w:pPr>
            <w:r w:rsidDel="00000000" w:rsidR="00000000" w:rsidRPr="00000000">
              <w:rPr>
                <w:sz w:val="18"/>
                <w:szCs w:val="18"/>
                <w:rtl w:val="0"/>
              </w:rPr>
              <w:t xml:space="preserve">Values: TINY (1), SMALL (2–5), MEDIUM (6–20), LARGE (21+)</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7F">
            <w:pPr>
              <w:spacing w:after="40" w:before="40" w:lineRule="auto"/>
              <w:rPr>
                <w:sz w:val="18"/>
                <w:szCs w:val="18"/>
              </w:rPr>
            </w:pPr>
            <w:r w:rsidDel="00000000" w:rsidR="00000000" w:rsidRPr="00000000">
              <w:rPr>
                <w:sz w:val="18"/>
                <w:szCs w:val="18"/>
                <w:rtl w:val="0"/>
              </w:rPr>
              <w:t xml:space="preserve">DEVICE_COUNT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80">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81">
            <w:pPr>
              <w:spacing w:after="40" w:before="40" w:lineRule="auto"/>
              <w:rPr>
                <w:sz w:val="18"/>
                <w:szCs w:val="18"/>
              </w:rPr>
            </w:pPr>
            <w:r w:rsidDel="00000000" w:rsidR="00000000" w:rsidRPr="00000000">
              <w:rPr>
                <w:sz w:val="18"/>
                <w:szCs w:val="18"/>
                <w:rtl w:val="0"/>
              </w:rPr>
              <w:t xml:space="preserve">Total devices impacted in this incident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82">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83">
            <w:pPr>
              <w:spacing w:after="40" w:before="40" w:lineRule="auto"/>
              <w:rPr>
                <w:sz w:val="18"/>
                <w:szCs w:val="18"/>
              </w:rPr>
            </w:pPr>
            <w:r w:rsidDel="00000000" w:rsidR="00000000" w:rsidRPr="00000000">
              <w:rPr>
                <w:sz w:val="18"/>
                <w:szCs w:val="18"/>
                <w:rtl w:val="0"/>
              </w:rPr>
              <w:t xml:space="preserve">Up to 230 in sample; drives SIZE_BUCKET</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84">
            <w:pPr>
              <w:spacing w:after="40" w:before="40" w:lineRule="auto"/>
              <w:rPr>
                <w:sz w:val="18"/>
                <w:szCs w:val="18"/>
              </w:rPr>
            </w:pPr>
            <w:r w:rsidDel="00000000" w:rsidR="00000000" w:rsidRPr="00000000">
              <w:rPr>
                <w:sz w:val="18"/>
                <w:szCs w:val="18"/>
                <w:rtl w:val="0"/>
              </w:rPr>
              <w:t xml:space="preserve">DURATION_BUCKET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85">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86">
            <w:pPr>
              <w:spacing w:after="40" w:before="40" w:lineRule="auto"/>
              <w:rPr>
                <w:sz w:val="18"/>
                <w:szCs w:val="18"/>
              </w:rPr>
            </w:pPr>
            <w:r w:rsidDel="00000000" w:rsidR="00000000" w:rsidRPr="00000000">
              <w:rPr>
                <w:sz w:val="18"/>
                <w:szCs w:val="18"/>
                <w:rtl w:val="0"/>
              </w:rPr>
              <w:t xml:space="preserve">Categorical duration classification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87">
            <w:pPr>
              <w:spacing w:after="40" w:before="40" w:lineRule="auto"/>
              <w:rPr>
                <w:sz w:val="18"/>
                <w:szCs w:val="18"/>
              </w:rPr>
            </w:pPr>
            <w:r w:rsidDel="00000000" w:rsidR="00000000" w:rsidRPr="00000000">
              <w:rPr>
                <w:sz w:val="18"/>
                <w:szCs w:val="18"/>
                <w:rtl w:val="0"/>
              </w:rPr>
              <w:t xml:space="preserve">LONG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88">
            <w:pPr>
              <w:spacing w:after="40" w:before="40" w:lineRule="auto"/>
              <w:rPr>
                <w:sz w:val="18"/>
                <w:szCs w:val="18"/>
              </w:rPr>
            </w:pPr>
            <w:r w:rsidDel="00000000" w:rsidR="00000000" w:rsidRPr="00000000">
              <w:rPr>
                <w:sz w:val="18"/>
                <w:szCs w:val="18"/>
                <w:rtl w:val="0"/>
              </w:rPr>
              <w:t xml:space="preserve">Values: SHORT, MEDIUM, LONG</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89">
            <w:pPr>
              <w:spacing w:after="40" w:before="40" w:lineRule="auto"/>
              <w:rPr>
                <w:sz w:val="18"/>
                <w:szCs w:val="18"/>
              </w:rPr>
            </w:pPr>
            <w:r w:rsidDel="00000000" w:rsidR="00000000" w:rsidRPr="00000000">
              <w:rPr>
                <w:sz w:val="18"/>
                <w:szCs w:val="18"/>
                <w:rtl w:val="0"/>
              </w:rPr>
              <w:t xml:space="preserve">DURATION_MINUTES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8A">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8B">
            <w:pPr>
              <w:spacing w:after="40" w:before="40" w:lineRule="auto"/>
              <w:rPr>
                <w:sz w:val="18"/>
                <w:szCs w:val="18"/>
              </w:rPr>
            </w:pPr>
            <w:r w:rsidDel="00000000" w:rsidR="00000000" w:rsidRPr="00000000">
              <w:rPr>
                <w:sz w:val="18"/>
                <w:szCs w:val="18"/>
                <w:rtl w:val="0"/>
              </w:rPr>
              <w:t xml:space="preserve">How long the incident lasted in minutes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8C">
            <w:pPr>
              <w:spacing w:after="40" w:before="40" w:lineRule="auto"/>
              <w:rPr>
                <w:sz w:val="18"/>
                <w:szCs w:val="18"/>
              </w:rPr>
            </w:pPr>
            <w:r w:rsidDel="00000000" w:rsidR="00000000" w:rsidRPr="00000000">
              <w:rPr>
                <w:sz w:val="18"/>
                <w:szCs w:val="18"/>
                <w:rtl w:val="0"/>
              </w:rPr>
              <w:t xml:space="preserve">18584</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8D">
            <w:pPr>
              <w:spacing w:after="40" w:before="40" w:lineRule="auto"/>
              <w:rPr>
                <w:sz w:val="18"/>
                <w:szCs w:val="18"/>
              </w:rPr>
            </w:pPr>
            <w:r w:rsidDel="00000000" w:rsidR="00000000" w:rsidRPr="00000000">
              <w:rPr>
                <w:sz w:val="18"/>
                <w:szCs w:val="18"/>
                <w:rtl w:val="0"/>
              </w:rPr>
              <w:t xml:space="preserve">Max: 86,655 min (~60 days) — likely stale/never-closed incidents</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8E">
            <w:pPr>
              <w:spacing w:after="40" w:before="40" w:lineRule="auto"/>
              <w:rPr>
                <w:sz w:val="18"/>
                <w:szCs w:val="18"/>
              </w:rPr>
            </w:pPr>
            <w:r w:rsidDel="00000000" w:rsidR="00000000" w:rsidRPr="00000000">
              <w:rPr>
                <w:sz w:val="18"/>
                <w:szCs w:val="18"/>
                <w:rtl w:val="0"/>
              </w:rPr>
              <w:t xml:space="preserve">FIRST_FAIL_TIMESTAMP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8F">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90">
            <w:pPr>
              <w:spacing w:after="40" w:before="40" w:lineRule="auto"/>
              <w:rPr>
                <w:sz w:val="18"/>
                <w:szCs w:val="18"/>
              </w:rPr>
            </w:pPr>
            <w:r w:rsidDel="00000000" w:rsidR="00000000" w:rsidRPr="00000000">
              <w:rPr>
                <w:sz w:val="18"/>
                <w:szCs w:val="18"/>
                <w:rtl w:val="0"/>
              </w:rPr>
              <w:t xml:space="preserve">When the first device failure was detected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91">
            <w:pPr>
              <w:spacing w:after="40" w:before="40" w:lineRule="auto"/>
              <w:rPr>
                <w:sz w:val="18"/>
                <w:szCs w:val="18"/>
              </w:rPr>
            </w:pPr>
            <w:r w:rsidDel="00000000" w:rsidR="00000000" w:rsidRPr="00000000">
              <w:rPr>
                <w:sz w:val="18"/>
                <w:szCs w:val="18"/>
                <w:rtl w:val="0"/>
              </w:rPr>
              <w:t xml:space="preserve">2026-02-22 03:10:24.000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92">
            <w:pPr>
              <w:spacing w:after="40" w:before="40" w:lineRule="auto"/>
              <w:rPr>
                <w:sz w:val="18"/>
                <w:szCs w:val="18"/>
              </w:rPr>
            </w:pPr>
            <w:r w:rsidDel="00000000" w:rsidR="00000000" w:rsidRPr="00000000">
              <w:rPr>
                <w:sz w:val="18"/>
                <w:szCs w:val="18"/>
                <w:rtl w:val="0"/>
              </w:rPr>
              <w:t xml:space="preserve">Incident start time; use for SLA calculations</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93">
            <w:pPr>
              <w:spacing w:after="40" w:before="40" w:lineRule="auto"/>
              <w:rPr>
                <w:sz w:val="18"/>
                <w:szCs w:val="18"/>
              </w:rPr>
            </w:pPr>
            <w:r w:rsidDel="00000000" w:rsidR="00000000" w:rsidRPr="00000000">
              <w:rPr>
                <w:sz w:val="18"/>
                <w:szCs w:val="18"/>
                <w:rtl w:val="0"/>
              </w:rPr>
              <w:t xml:space="preserve">INCIDENT_OPEN_DEVICE_COUNT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94">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95">
            <w:pPr>
              <w:spacing w:after="40" w:before="40" w:lineRule="auto"/>
              <w:rPr>
                <w:sz w:val="18"/>
                <w:szCs w:val="18"/>
              </w:rPr>
            </w:pPr>
            <w:r w:rsidDel="00000000" w:rsidR="00000000" w:rsidRPr="00000000">
              <w:rPr>
                <w:sz w:val="18"/>
                <w:szCs w:val="18"/>
                <w:rtl w:val="0"/>
              </w:rPr>
              <w:t xml:space="preserve">Devices still in outage state (not recovered)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96">
            <w:pPr>
              <w:spacing w:after="40" w:before="4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97">
            <w:pPr>
              <w:spacing w:after="40" w:before="40" w:lineRule="auto"/>
              <w:rPr>
                <w:sz w:val="18"/>
                <w:szCs w:val="18"/>
              </w:rPr>
            </w:pPr>
            <w:r w:rsidDel="00000000" w:rsidR="00000000" w:rsidRPr="00000000">
              <w:rPr>
                <w:sz w:val="18"/>
                <w:szCs w:val="18"/>
                <w:rtl w:val="0"/>
              </w:rPr>
              <w:t xml:space="preserve">0 = all devices recovered</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98">
            <w:pPr>
              <w:spacing w:after="40" w:before="40" w:lineRule="auto"/>
              <w:rPr>
                <w:sz w:val="18"/>
                <w:szCs w:val="18"/>
              </w:rPr>
            </w:pPr>
            <w:r w:rsidDel="00000000" w:rsidR="00000000" w:rsidRPr="00000000">
              <w:rPr>
                <w:sz w:val="18"/>
                <w:szCs w:val="18"/>
                <w:rtl w:val="0"/>
              </w:rPr>
              <w:t xml:space="preserve">RECOVERED_DEVICE_COUNT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99">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9A">
            <w:pPr>
              <w:spacing w:after="40" w:before="40" w:lineRule="auto"/>
              <w:rPr>
                <w:sz w:val="18"/>
                <w:szCs w:val="18"/>
              </w:rPr>
            </w:pPr>
            <w:r w:rsidDel="00000000" w:rsidR="00000000" w:rsidRPr="00000000">
              <w:rPr>
                <w:sz w:val="18"/>
                <w:szCs w:val="18"/>
                <w:rtl w:val="0"/>
              </w:rPr>
              <w:t xml:space="preserve">Devices that have recovered from the outage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9B">
            <w:pPr>
              <w:spacing w:after="40" w:before="4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9C">
            <w:pPr>
              <w:spacing w:after="40" w:before="40" w:lineRule="auto"/>
              <w:rPr>
                <w:sz w:val="18"/>
                <w:szCs w:val="18"/>
              </w:rPr>
            </w:pPr>
            <w:r w:rsidDel="00000000" w:rsidR="00000000" w:rsidRPr="00000000">
              <w:rPr>
                <w:sz w:val="18"/>
                <w:szCs w:val="18"/>
                <w:rtl w:val="0"/>
              </w:rPr>
              <w:t xml:space="preserve">OPEN + RECOVERED should = DEVICE_COUNT</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9D">
            <w:pPr>
              <w:spacing w:after="40" w:before="40" w:lineRule="auto"/>
              <w:rPr>
                <w:sz w:val="18"/>
                <w:szCs w:val="18"/>
              </w:rPr>
            </w:pPr>
            <w:r w:rsidDel="00000000" w:rsidR="00000000" w:rsidRPr="00000000">
              <w:rPr>
                <w:sz w:val="18"/>
                <w:szCs w:val="18"/>
                <w:rtl w:val="0"/>
              </w:rPr>
              <w:t xml:space="preserve">RECOVERY_PERCENTAGE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9E">
            <w:pPr>
              <w:spacing w:after="40" w:before="40" w:lineRule="auto"/>
              <w:rPr>
                <w:sz w:val="18"/>
                <w:szCs w:val="18"/>
              </w:rPr>
            </w:pPr>
            <w:r w:rsidDel="00000000" w:rsidR="00000000" w:rsidRPr="00000000">
              <w:rPr>
                <w:sz w:val="18"/>
                <w:szCs w:val="18"/>
                <w:rtl w:val="0"/>
              </w:rPr>
              <w:t xml:space="preserve">FLOAT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9F">
            <w:pPr>
              <w:spacing w:after="40" w:before="40" w:lineRule="auto"/>
              <w:rPr>
                <w:sz w:val="18"/>
                <w:szCs w:val="18"/>
              </w:rPr>
            </w:pPr>
            <w:r w:rsidDel="00000000" w:rsidR="00000000" w:rsidRPr="00000000">
              <w:rPr>
                <w:sz w:val="18"/>
                <w:szCs w:val="18"/>
                <w:rtl w:val="0"/>
              </w:rPr>
              <w:t xml:space="preserve">Fraction of devices recovered (0 to 1)</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0">
            <w:pPr>
              <w:spacing w:after="40" w:before="4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1">
            <w:pPr>
              <w:spacing w:after="40" w:before="40" w:lineRule="auto"/>
              <w:rPr>
                <w:sz w:val="18"/>
                <w:szCs w:val="18"/>
              </w:rPr>
            </w:pPr>
            <w:r w:rsidDel="00000000" w:rsidR="00000000" w:rsidRPr="00000000">
              <w:rPr>
                <w:sz w:val="18"/>
                <w:szCs w:val="18"/>
                <w:rtl w:val="0"/>
              </w:rPr>
              <w:t xml:space="preserve">1.0 = fully resolved</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A2">
            <w:pPr>
              <w:spacing w:after="40" w:before="40" w:lineRule="auto"/>
              <w:rPr>
                <w:sz w:val="18"/>
                <w:szCs w:val="18"/>
              </w:rPr>
            </w:pPr>
            <w:r w:rsidDel="00000000" w:rsidR="00000000" w:rsidRPr="00000000">
              <w:rPr>
                <w:sz w:val="18"/>
                <w:szCs w:val="18"/>
                <w:rtl w:val="0"/>
              </w:rPr>
              <w:t xml:space="preserve">STATUS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A3">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A4">
            <w:pPr>
              <w:spacing w:after="40" w:before="40" w:lineRule="auto"/>
              <w:rPr>
                <w:sz w:val="18"/>
                <w:szCs w:val="18"/>
              </w:rPr>
            </w:pPr>
            <w:r w:rsidDel="00000000" w:rsidR="00000000" w:rsidRPr="00000000">
              <w:rPr>
                <w:sz w:val="18"/>
                <w:szCs w:val="18"/>
                <w:rtl w:val="0"/>
              </w:rPr>
              <w:t xml:space="preserve">Current incident lifecycle status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A5">
            <w:pPr>
              <w:spacing w:after="40" w:before="40" w:lineRule="auto"/>
              <w:rPr>
                <w:sz w:val="18"/>
                <w:szCs w:val="18"/>
              </w:rPr>
            </w:pPr>
            <w:r w:rsidDel="00000000" w:rsidR="00000000" w:rsidRPr="00000000">
              <w:rPr>
                <w:sz w:val="18"/>
                <w:szCs w:val="18"/>
                <w:rtl w:val="0"/>
              </w:rPr>
              <w:t xml:space="preserve">ACTIVE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A6">
            <w:pPr>
              <w:spacing w:after="40" w:before="40" w:lineRule="auto"/>
              <w:rPr>
                <w:sz w:val="18"/>
                <w:szCs w:val="18"/>
              </w:rPr>
            </w:pPr>
            <w:r w:rsidDel="00000000" w:rsidR="00000000" w:rsidRPr="00000000">
              <w:rPr>
                <w:sz w:val="18"/>
                <w:szCs w:val="18"/>
                <w:rtl w:val="0"/>
              </w:rPr>
              <w:t xml:space="preserve">Values: ACTIVE, CLOSED</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7">
            <w:pPr>
              <w:spacing w:after="40" w:before="40" w:lineRule="auto"/>
              <w:rPr>
                <w:sz w:val="18"/>
                <w:szCs w:val="18"/>
              </w:rPr>
            </w:pPr>
            <w:r w:rsidDel="00000000" w:rsidR="00000000" w:rsidRPr="00000000">
              <w:rPr>
                <w:sz w:val="18"/>
                <w:szCs w:val="18"/>
                <w:rtl w:val="0"/>
              </w:rPr>
              <w:t xml:space="preserve">IS_CLOSED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8">
            <w:pPr>
              <w:spacing w:after="40" w:before="40" w:lineRule="auto"/>
              <w:rPr>
                <w:sz w:val="18"/>
                <w:szCs w:val="18"/>
              </w:rPr>
            </w:pPr>
            <w:r w:rsidDel="00000000" w:rsidR="00000000" w:rsidRPr="00000000">
              <w:rPr>
                <w:sz w:val="18"/>
                <w:szCs w:val="18"/>
                <w:rtl w:val="0"/>
              </w:rPr>
              <w:t xml:space="preserve">BOOLEAN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9">
            <w:pPr>
              <w:spacing w:after="40" w:before="40" w:lineRule="auto"/>
              <w:rPr>
                <w:sz w:val="18"/>
                <w:szCs w:val="18"/>
              </w:rPr>
            </w:pPr>
            <w:r w:rsidDel="00000000" w:rsidR="00000000" w:rsidRPr="00000000">
              <w:rPr>
                <w:sz w:val="18"/>
                <w:szCs w:val="18"/>
                <w:rtl w:val="0"/>
              </w:rPr>
              <w:t xml:space="preserve">Whether incident has been formally closed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A">
            <w:pPr>
              <w:spacing w:after="40" w:before="40" w:lineRule="auto"/>
              <w:rPr>
                <w:sz w:val="18"/>
                <w:szCs w:val="18"/>
              </w:rPr>
            </w:pPr>
            <w:r w:rsidDel="00000000" w:rsidR="00000000" w:rsidRPr="00000000">
              <w:rPr>
                <w:sz w:val="18"/>
                <w:szCs w:val="18"/>
                <w:rtl w:val="0"/>
              </w:rPr>
              <w:t xml:space="preserve">false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AB">
            <w:pPr>
              <w:spacing w:after="40" w:before="40" w:lineRule="auto"/>
              <w:rPr>
                <w:sz w:val="18"/>
                <w:szCs w:val="18"/>
              </w:rPr>
            </w:pPr>
            <w:r w:rsidDel="00000000" w:rsidR="00000000" w:rsidRPr="00000000">
              <w:rPr>
                <w:sz w:val="18"/>
                <w:szCs w:val="18"/>
                <w:rtl w:val="0"/>
              </w:rPr>
              <w:t xml:space="preserve">Should align with STATUS = 'CLOSED'</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AC">
            <w:pPr>
              <w:spacing w:after="40" w:before="40" w:lineRule="auto"/>
              <w:rPr>
                <w:sz w:val="18"/>
                <w:szCs w:val="18"/>
              </w:rPr>
            </w:pPr>
            <w:r w:rsidDel="00000000" w:rsidR="00000000" w:rsidRPr="00000000">
              <w:rPr>
                <w:sz w:val="18"/>
                <w:szCs w:val="18"/>
                <w:rtl w:val="0"/>
              </w:rPr>
              <w:t xml:space="preserve">CREATED_AT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AD">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AE">
            <w:pPr>
              <w:spacing w:after="40" w:before="40" w:lineRule="auto"/>
              <w:rPr>
                <w:sz w:val="18"/>
                <w:szCs w:val="18"/>
              </w:rPr>
            </w:pPr>
            <w:r w:rsidDel="00000000" w:rsidR="00000000" w:rsidRPr="00000000">
              <w:rPr>
                <w:sz w:val="18"/>
                <w:szCs w:val="18"/>
                <w:rtl w:val="0"/>
              </w:rPr>
              <w:t xml:space="preserve">When the incident record was created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AF">
            <w:pPr>
              <w:spacing w:after="40" w:before="40" w:lineRule="auto"/>
              <w:rPr>
                <w:sz w:val="18"/>
                <w:szCs w:val="18"/>
              </w:rPr>
            </w:pPr>
            <w:r w:rsidDel="00000000" w:rsidR="00000000" w:rsidRPr="00000000">
              <w:rPr>
                <w:sz w:val="18"/>
                <w:szCs w:val="18"/>
                <w:rtl w:val="0"/>
              </w:rPr>
              <w:t xml:space="preserve">2026-02-22 03:30:20.926</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B0">
            <w:pPr>
              <w:spacing w:after="40" w:before="40" w:lineRule="auto"/>
              <w:rPr>
                <w:sz w:val="18"/>
                <w:szCs w:val="18"/>
              </w:rPr>
            </w:pPr>
            <w:r w:rsidDel="00000000" w:rsidR="00000000" w:rsidRPr="00000000">
              <w:rPr>
                <w:sz w:val="18"/>
                <w:szCs w:val="18"/>
                <w:rtl w:val="0"/>
              </w:rPr>
              <w:t xml:space="preserve">Often ~20 min after FIRST_FAIL_TIMESTAMP</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1">
            <w:pPr>
              <w:spacing w:after="40" w:before="40" w:lineRule="auto"/>
              <w:rPr>
                <w:sz w:val="18"/>
                <w:szCs w:val="18"/>
              </w:rPr>
            </w:pPr>
            <w:r w:rsidDel="00000000" w:rsidR="00000000" w:rsidRPr="00000000">
              <w:rPr>
                <w:sz w:val="18"/>
                <w:szCs w:val="18"/>
                <w:rtl w:val="0"/>
              </w:rPr>
              <w:t xml:space="preserve">UPDATED_AT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2">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3">
            <w:pPr>
              <w:spacing w:after="40" w:before="40" w:lineRule="auto"/>
              <w:rPr>
                <w:sz w:val="18"/>
                <w:szCs w:val="18"/>
              </w:rPr>
            </w:pPr>
            <w:r w:rsidDel="00000000" w:rsidR="00000000" w:rsidRPr="00000000">
              <w:rPr>
                <w:sz w:val="18"/>
                <w:szCs w:val="18"/>
                <w:rtl w:val="0"/>
              </w:rPr>
              <w:t xml:space="preserve">Last time incident was updated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4">
            <w:pPr>
              <w:spacing w:after="40" w:before="40" w:lineRule="auto"/>
              <w:rPr>
                <w:sz w:val="18"/>
                <w:szCs w:val="18"/>
              </w:rPr>
            </w:pPr>
            <w:r w:rsidDel="00000000" w:rsidR="00000000" w:rsidRPr="00000000">
              <w:rPr>
                <w:sz w:val="18"/>
                <w:szCs w:val="18"/>
                <w:rtl w:val="0"/>
              </w:rPr>
              <w:t xml:space="preserve">2026-03-07 01:16:21.940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5">
            <w:pPr>
              <w:spacing w:after="40" w:before="40" w:lineRule="auto"/>
              <w:rPr>
                <w:sz w:val="18"/>
                <w:szCs w:val="18"/>
              </w:rPr>
            </w:pPr>
            <w:r w:rsidDel="00000000" w:rsidR="00000000" w:rsidRPr="00000000">
              <w:rPr>
                <w:sz w:val="18"/>
                <w:szCs w:val="18"/>
                <w:rtl w:val="0"/>
              </w:rPr>
              <w:t xml:space="preserve">Updated as devices recover</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B6">
            <w:pPr>
              <w:spacing w:after="40" w:before="40" w:lineRule="auto"/>
              <w:rPr>
                <w:sz w:val="18"/>
                <w:szCs w:val="18"/>
              </w:rPr>
            </w:pPr>
            <w:r w:rsidDel="00000000" w:rsidR="00000000" w:rsidRPr="00000000">
              <w:rPr>
                <w:sz w:val="18"/>
                <w:szCs w:val="18"/>
                <w:rtl w:val="0"/>
              </w:rPr>
              <w:t xml:space="preserve">CLOSED_AT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B7">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B8">
            <w:pPr>
              <w:spacing w:after="40" w:before="40" w:lineRule="auto"/>
              <w:rPr>
                <w:sz w:val="18"/>
                <w:szCs w:val="18"/>
              </w:rPr>
            </w:pPr>
            <w:r w:rsidDel="00000000" w:rsidR="00000000" w:rsidRPr="00000000">
              <w:rPr>
                <w:sz w:val="18"/>
                <w:szCs w:val="18"/>
                <w:rtl w:val="0"/>
              </w:rPr>
              <w:t xml:space="preserve">When the incident was formally closed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B9">
            <w:pPr>
              <w:spacing w:after="40" w:before="40" w:lineRule="auto"/>
              <w:rPr>
                <w:sz w:val="18"/>
                <w:szCs w:val="18"/>
              </w:rPr>
            </w:pPr>
            <w:r w:rsidDel="00000000" w:rsidR="00000000" w:rsidRPr="00000000">
              <w:rPr>
                <w:sz w:val="18"/>
                <w:szCs w:val="18"/>
                <w:rtl w:val="0"/>
              </w:rPr>
              <w:t xml:space="preserve">(null for ACTIVE)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BA">
            <w:pPr>
              <w:spacing w:after="40" w:before="40" w:lineRule="auto"/>
              <w:rPr>
                <w:sz w:val="18"/>
                <w:szCs w:val="18"/>
              </w:rPr>
            </w:pPr>
            <w:r w:rsidDel="00000000" w:rsidR="00000000" w:rsidRPr="00000000">
              <w:rPr>
                <w:sz w:val="18"/>
                <w:szCs w:val="18"/>
                <w:rtl w:val="0"/>
              </w:rPr>
              <w:t xml:space="preserve">Nullable; null for all ACTIVE incidents</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B">
            <w:pPr>
              <w:spacing w:after="40" w:before="40" w:lineRule="auto"/>
              <w:rPr>
                <w:sz w:val="18"/>
                <w:szCs w:val="18"/>
              </w:rPr>
            </w:pPr>
            <w:r w:rsidDel="00000000" w:rsidR="00000000" w:rsidRPr="00000000">
              <w:rPr>
                <w:sz w:val="18"/>
                <w:szCs w:val="18"/>
                <w:rtl w:val="0"/>
              </w:rPr>
              <w:t xml:space="preserve">_FIVETRAN_DELETED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C">
            <w:pPr>
              <w:spacing w:after="40" w:before="40" w:lineRule="auto"/>
              <w:rPr>
                <w:sz w:val="18"/>
                <w:szCs w:val="18"/>
              </w:rPr>
            </w:pPr>
            <w:r w:rsidDel="00000000" w:rsidR="00000000" w:rsidRPr="00000000">
              <w:rPr>
                <w:sz w:val="18"/>
                <w:szCs w:val="18"/>
                <w:rtl w:val="0"/>
              </w:rPr>
              <w:t xml:space="preserve">BOOLEAN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D">
            <w:pPr>
              <w:spacing w:after="40" w:before="40" w:lineRule="auto"/>
              <w:rPr>
                <w:sz w:val="18"/>
                <w:szCs w:val="18"/>
              </w:rPr>
            </w:pPr>
            <w:r w:rsidDel="00000000" w:rsidR="00000000" w:rsidRPr="00000000">
              <w:rPr>
                <w:sz w:val="18"/>
                <w:szCs w:val="18"/>
                <w:rtl w:val="0"/>
              </w:rPr>
              <w:t xml:space="preserve">Soft delete flag — record deleted in source app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E">
            <w:pPr>
              <w:spacing w:after="40" w:before="40" w:lineRule="auto"/>
              <w:rPr>
                <w:sz w:val="18"/>
                <w:szCs w:val="18"/>
              </w:rPr>
            </w:pPr>
            <w:r w:rsidDel="00000000" w:rsidR="00000000" w:rsidRPr="00000000">
              <w:rPr>
                <w:sz w:val="18"/>
                <w:szCs w:val="18"/>
                <w:rtl w:val="0"/>
              </w:rPr>
              <w:t xml:space="preserve">true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BF">
            <w:pPr>
              <w:spacing w:after="40" w:before="40" w:lineRule="auto"/>
              <w:rPr>
                <w:sz w:val="18"/>
                <w:szCs w:val="18"/>
              </w:rPr>
            </w:pPr>
            <w:r w:rsidDel="00000000" w:rsidR="00000000" w:rsidRPr="00000000">
              <w:rPr>
                <w:sz w:val="18"/>
                <w:szCs w:val="18"/>
                <w:rtl w:val="0"/>
              </w:rPr>
              <w:t xml:space="preserve">ALWAYS filter _FIVETRAN_DELETED = false in production</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C0">
            <w:pPr>
              <w:spacing w:after="40" w:before="40" w:lineRule="auto"/>
              <w:rPr>
                <w:sz w:val="18"/>
                <w:szCs w:val="18"/>
              </w:rPr>
            </w:pPr>
            <w:r w:rsidDel="00000000" w:rsidR="00000000" w:rsidRPr="00000000">
              <w:rPr>
                <w:sz w:val="18"/>
                <w:szCs w:val="18"/>
                <w:rtl w:val="0"/>
              </w:rPr>
              <w:t xml:space="preserve">_FIVETRAN_SYNCED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C1">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C2">
            <w:pPr>
              <w:spacing w:after="40" w:before="40" w:lineRule="auto"/>
              <w:rPr>
                <w:sz w:val="18"/>
                <w:szCs w:val="18"/>
              </w:rPr>
            </w:pPr>
            <w:r w:rsidDel="00000000" w:rsidR="00000000" w:rsidRPr="00000000">
              <w:rPr>
                <w:sz w:val="18"/>
                <w:szCs w:val="18"/>
                <w:rtl w:val="0"/>
              </w:rPr>
              <w:t xml:space="preserve">When Fivetran last synced this record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C3">
            <w:pPr>
              <w:spacing w:after="40" w:before="40" w:lineRule="auto"/>
              <w:rPr>
                <w:sz w:val="18"/>
                <w:szCs w:val="18"/>
              </w:rPr>
            </w:pPr>
            <w:r w:rsidDel="00000000" w:rsidR="00000000" w:rsidRPr="00000000">
              <w:rPr>
                <w:sz w:val="18"/>
                <w:szCs w:val="18"/>
                <w:rtl w:val="0"/>
              </w:rPr>
              <w:t xml:space="preserve">2026-03-07 01:36:38.859 Z</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C4">
            <w:pPr>
              <w:spacing w:after="40" w:before="40" w:lineRule="auto"/>
              <w:rPr>
                <w:sz w:val="18"/>
                <w:szCs w:val="18"/>
              </w:rPr>
            </w:pPr>
            <w:r w:rsidDel="00000000" w:rsidR="00000000" w:rsidRPr="00000000">
              <w:rPr>
                <w:sz w:val="18"/>
                <w:szCs w:val="18"/>
                <w:rtl w:val="0"/>
              </w:rPr>
              <w:t xml:space="preserve">Near real-time sync</w:t>
            </w:r>
          </w:p>
        </w:tc>
      </w:tr>
    </w:tbl>
    <w:p w:rsidR="00000000" w:rsidDel="00000000" w:rsidP="00000000" w:rsidRDefault="00000000" w:rsidRPr="00000000" w14:paraId="000003C5">
      <w:pPr>
        <w:spacing w:after="240" w:before="240" w:lineRule="auto"/>
        <w:rPr/>
      </w:pPr>
      <w:r w:rsidDel="00000000" w:rsidR="00000000" w:rsidRPr="00000000">
        <w:rPr>
          <w:rtl w:val="0"/>
        </w:rPr>
        <w:t xml:space="preserve"> </w:t>
      </w:r>
    </w:p>
    <w:p w:rsidR="00000000" w:rsidDel="00000000" w:rsidP="00000000" w:rsidRDefault="00000000" w:rsidRPr="00000000" w14:paraId="000003C6">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3. Key Metrics Derived From This Table</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5490"/>
        <w:tblGridChange w:id="0">
          <w:tblGrid>
            <w:gridCol w:w="3420"/>
            <w:gridCol w:w="549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C7">
            <w:pPr>
              <w:spacing w:after="40" w:before="40" w:lineRule="auto"/>
              <w:rPr>
                <w:b w:val="1"/>
                <w:bCs w:val="1"/>
                <w:color w:val="ffffff"/>
                <w:sz w:val="18"/>
                <w:szCs w:val="18"/>
              </w:rPr>
            </w:pPr>
            <w:r w:rsidDel="00000000" w:rsidR="00000000" w:rsidRPr="00000000">
              <w:rPr>
                <w:b w:val="1"/>
                <w:bCs w:val="1"/>
                <w:color w:val="ffffff"/>
                <w:sz w:val="18"/>
                <w:szCs w:val="18"/>
                <w:rtl w:val="0"/>
              </w:rPr>
              <w:t xml:space="preserve">Metric</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C8">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Formula / Logic</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C9">
            <w:pPr>
              <w:spacing w:after="40" w:before="40" w:lineRule="auto"/>
              <w:rPr>
                <w:sz w:val="18"/>
                <w:szCs w:val="18"/>
              </w:rPr>
            </w:pPr>
            <w:r w:rsidDel="00000000" w:rsidR="00000000" w:rsidRPr="00000000">
              <w:rPr>
                <w:sz w:val="18"/>
                <w:szCs w:val="18"/>
                <w:rtl w:val="0"/>
              </w:rPr>
              <w:t xml:space="preserve">MTTR (Mean Time To Resolve)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CA">
            <w:pPr>
              <w:spacing w:after="40" w:before="40" w:lineRule="auto"/>
              <w:rPr>
                <w:sz w:val="18"/>
                <w:szCs w:val="18"/>
              </w:rPr>
            </w:pPr>
            <w:r w:rsidDel="00000000" w:rsidR="00000000" w:rsidRPr="00000000">
              <w:rPr>
                <w:sz w:val="18"/>
                <w:szCs w:val="18"/>
                <w:rtl w:val="0"/>
              </w:rPr>
              <w:t xml:space="preserve">AVG(CLOSED_AT - FIRST_FAIL_TIMESTAMP) for IS_CLOSED = true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CB">
            <w:pPr>
              <w:spacing w:after="40" w:before="40" w:lineRule="auto"/>
              <w:rPr>
                <w:sz w:val="18"/>
                <w:szCs w:val="18"/>
              </w:rPr>
            </w:pPr>
            <w:r w:rsidDel="00000000" w:rsidR="00000000" w:rsidRPr="00000000">
              <w:rPr>
                <w:sz w:val="18"/>
                <w:szCs w:val="18"/>
                <w:rtl w:val="0"/>
              </w:rPr>
              <w:t xml:space="preserve">Open incident count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CC">
            <w:pPr>
              <w:spacing w:after="40" w:before="40" w:lineRule="auto"/>
              <w:rPr>
                <w:sz w:val="18"/>
                <w:szCs w:val="18"/>
              </w:rPr>
            </w:pPr>
            <w:r w:rsidDel="00000000" w:rsidR="00000000" w:rsidRPr="00000000">
              <w:rPr>
                <w:sz w:val="18"/>
                <w:szCs w:val="18"/>
                <w:rtl w:val="0"/>
              </w:rPr>
              <w:t xml:space="preserve">COUNT(*) WHERE STATUS = 'ACTIVE' AND IS_CLOSED = false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CD">
            <w:pPr>
              <w:spacing w:after="40" w:before="40" w:lineRule="auto"/>
              <w:rPr>
                <w:sz w:val="18"/>
                <w:szCs w:val="18"/>
              </w:rPr>
            </w:pPr>
            <w:r w:rsidDel="00000000" w:rsidR="00000000" w:rsidRPr="00000000">
              <w:rPr>
                <w:sz w:val="18"/>
                <w:szCs w:val="18"/>
                <w:rtl w:val="0"/>
              </w:rPr>
              <w:t xml:space="preserve">Recovery rate %</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CE">
            <w:pPr>
              <w:spacing w:after="40" w:before="40" w:lineRule="auto"/>
              <w:rPr>
                <w:sz w:val="18"/>
                <w:szCs w:val="18"/>
              </w:rPr>
            </w:pPr>
            <w:r w:rsidDel="00000000" w:rsidR="00000000" w:rsidRPr="00000000">
              <w:rPr>
                <w:sz w:val="18"/>
                <w:szCs w:val="18"/>
                <w:rtl w:val="0"/>
              </w:rPr>
              <w:t xml:space="preserve">AVG(RECOVERY_PERCENTAGE) * 100</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CF">
            <w:pPr>
              <w:spacing w:after="40" w:before="40" w:lineRule="auto"/>
              <w:rPr>
                <w:sz w:val="18"/>
                <w:szCs w:val="18"/>
              </w:rPr>
            </w:pPr>
            <w:r w:rsidDel="00000000" w:rsidR="00000000" w:rsidRPr="00000000">
              <w:rPr>
                <w:sz w:val="18"/>
                <w:szCs w:val="18"/>
                <w:rtl w:val="0"/>
              </w:rPr>
              <w:t xml:space="preserve">Detection lag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D0">
            <w:pPr>
              <w:spacing w:after="40" w:before="40" w:lineRule="auto"/>
              <w:rPr>
                <w:sz w:val="18"/>
                <w:szCs w:val="18"/>
              </w:rPr>
            </w:pPr>
            <w:r w:rsidDel="00000000" w:rsidR="00000000" w:rsidRPr="00000000">
              <w:rPr>
                <w:sz w:val="18"/>
                <w:szCs w:val="18"/>
                <w:rtl w:val="0"/>
              </w:rPr>
              <w:t xml:space="preserve">AVG(CREATED_AT - FIRST_FAIL_TIMESTAMP)</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D1">
            <w:pPr>
              <w:spacing w:after="40" w:before="40" w:lineRule="auto"/>
              <w:rPr>
                <w:sz w:val="18"/>
                <w:szCs w:val="18"/>
              </w:rPr>
            </w:pPr>
            <w:r w:rsidDel="00000000" w:rsidR="00000000" w:rsidRPr="00000000">
              <w:rPr>
                <w:sz w:val="18"/>
                <w:szCs w:val="18"/>
                <w:rtl w:val="0"/>
              </w:rPr>
              <w:t xml:space="preserve">Incidents per partner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D2">
            <w:pPr>
              <w:spacing w:after="40" w:before="40" w:lineRule="auto"/>
              <w:rPr>
                <w:sz w:val="18"/>
                <w:szCs w:val="18"/>
              </w:rPr>
            </w:pPr>
            <w:r w:rsidDel="00000000" w:rsidR="00000000" w:rsidRPr="00000000">
              <w:rPr>
                <w:sz w:val="18"/>
                <w:szCs w:val="18"/>
                <w:rtl w:val="0"/>
              </w:rPr>
              <w:t xml:space="preserve">COUNT(*) GROUP BY PARTNER_ID</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D3">
            <w:pPr>
              <w:spacing w:after="40" w:before="40" w:lineRule="auto"/>
              <w:rPr>
                <w:sz w:val="18"/>
                <w:szCs w:val="18"/>
              </w:rPr>
            </w:pPr>
            <w:r w:rsidDel="00000000" w:rsidR="00000000" w:rsidRPr="00000000">
              <w:rPr>
                <w:sz w:val="18"/>
                <w:szCs w:val="18"/>
                <w:rtl w:val="0"/>
              </w:rPr>
              <w:t xml:space="preserve">Total devices impacted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D4">
            <w:pPr>
              <w:spacing w:after="40" w:before="40" w:lineRule="auto"/>
              <w:rPr>
                <w:sz w:val="18"/>
                <w:szCs w:val="18"/>
              </w:rPr>
            </w:pPr>
            <w:r w:rsidDel="00000000" w:rsidR="00000000" w:rsidRPr="00000000">
              <w:rPr>
                <w:sz w:val="18"/>
                <w:szCs w:val="18"/>
                <w:rtl w:val="0"/>
              </w:rPr>
              <w:t xml:space="preserve">SUM(DEVICE_COUNT) for a time window</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D5">
            <w:pPr>
              <w:spacing w:after="40" w:before="40" w:lineRule="auto"/>
              <w:rPr>
                <w:sz w:val="18"/>
                <w:szCs w:val="18"/>
              </w:rPr>
            </w:pPr>
            <w:r w:rsidDel="00000000" w:rsidR="00000000" w:rsidRPr="00000000">
              <w:rPr>
                <w:sz w:val="18"/>
                <w:szCs w:val="18"/>
                <w:rtl w:val="0"/>
              </w:rPr>
              <w:t xml:space="preserve">Major outage frequency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D6">
            <w:pPr>
              <w:spacing w:after="40" w:before="40" w:lineRule="auto"/>
              <w:rPr>
                <w:sz w:val="18"/>
                <w:szCs w:val="18"/>
              </w:rPr>
            </w:pPr>
            <w:r w:rsidDel="00000000" w:rsidR="00000000" w:rsidRPr="00000000">
              <w:rPr>
                <w:sz w:val="18"/>
                <w:szCs w:val="18"/>
                <w:rtl w:val="0"/>
              </w:rPr>
              <w:t xml:space="preserve">COUNT(*) WHERE SEVERITY = 'MAJOR' per week/month</w:t>
            </w:r>
          </w:p>
        </w:tc>
      </w:tr>
    </w:tbl>
    <w:p w:rsidR="00000000" w:rsidDel="00000000" w:rsidP="00000000" w:rsidRDefault="00000000" w:rsidRPr="00000000" w14:paraId="000003D7">
      <w:pPr>
        <w:spacing w:after="240" w:before="240" w:lineRule="auto"/>
        <w:rPr/>
      </w:pPr>
      <w:r w:rsidDel="00000000" w:rsidR="00000000" w:rsidRPr="00000000">
        <w:rPr>
          <w:rtl w:val="0"/>
        </w:rPr>
        <w:t xml:space="preserve"> </w:t>
      </w:r>
    </w:p>
    <w:p w:rsidR="00000000" w:rsidDel="00000000" w:rsidP="00000000" w:rsidRDefault="00000000" w:rsidRPr="00000000" w14:paraId="000003D8">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4. Data Quality Checks</w:t>
      </w:r>
    </w:p>
    <w:tbl>
      <w:tblPr>
        <w:tblStyle w:val="Table2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15"/>
        <w:tblGridChange w:id="0">
          <w:tblGrid>
            <w:gridCol w:w="3510"/>
            <w:gridCol w:w="541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D9">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Check</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DA">
            <w:pPr>
              <w:spacing w:after="40" w:before="40" w:lineRule="auto"/>
              <w:rPr>
                <w:b w:val="1"/>
                <w:bCs w:val="1"/>
                <w:color w:val="ffffff"/>
                <w:sz w:val="18"/>
                <w:szCs w:val="18"/>
              </w:rPr>
            </w:pPr>
            <w:r w:rsidDel="00000000" w:rsidR="00000000" w:rsidRPr="00000000">
              <w:rPr>
                <w:b w:val="1"/>
                <w:bCs w:val="1"/>
                <w:color w:val="ffffff"/>
                <w:sz w:val="18"/>
                <w:szCs w:val="18"/>
                <w:rtl w:val="0"/>
              </w:rPr>
              <w:t xml:space="preserve">Observation / Action</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DB">
            <w:pPr>
              <w:spacing w:after="40" w:before="40" w:lineRule="auto"/>
              <w:rPr>
                <w:sz w:val="18"/>
                <w:szCs w:val="18"/>
              </w:rPr>
            </w:pPr>
            <w:r w:rsidDel="00000000" w:rsidR="00000000" w:rsidRPr="00000000">
              <w:rPr>
                <w:sz w:val="18"/>
                <w:szCs w:val="18"/>
                <w:rtl w:val="0"/>
              </w:rPr>
              <w:t xml:space="preserve">_FIVETRAN_DELETED = true on ACTIVE records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DC">
            <w:pPr>
              <w:spacing w:after="40" w:before="40" w:lineRule="auto"/>
              <w:rPr>
                <w:sz w:val="18"/>
                <w:szCs w:val="18"/>
              </w:rPr>
            </w:pPr>
            <w:r w:rsidDel="00000000" w:rsidR="00000000" w:rsidRPr="00000000">
              <w:rPr>
                <w:sz w:val="18"/>
                <w:szCs w:val="18"/>
                <w:rtl w:val="0"/>
              </w:rPr>
              <w:t xml:space="preserve">First row: IS_CLOSED=false but _FIVETRAN_DELETED=true — always filter deleted rows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DD">
            <w:pPr>
              <w:spacing w:after="40" w:before="40" w:lineRule="auto"/>
              <w:rPr>
                <w:sz w:val="18"/>
                <w:szCs w:val="18"/>
              </w:rPr>
            </w:pPr>
            <w:r w:rsidDel="00000000" w:rsidR="00000000" w:rsidRPr="00000000">
              <w:rPr>
                <w:sz w:val="18"/>
                <w:szCs w:val="18"/>
                <w:rtl w:val="0"/>
              </w:rPr>
              <w:t xml:space="preserve">DURATION_MINUTES = 86,655</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DE">
            <w:pPr>
              <w:spacing w:after="40" w:before="40" w:lineRule="auto"/>
              <w:rPr>
                <w:sz w:val="18"/>
                <w:szCs w:val="18"/>
              </w:rPr>
            </w:pPr>
            <w:r w:rsidDel="00000000" w:rsidR="00000000" w:rsidRPr="00000000">
              <w:rPr>
                <w:sz w:val="18"/>
                <w:szCs w:val="18"/>
                <w:rtl w:val="0"/>
              </w:rPr>
              <w:t xml:space="preserve">~60 days — incidents never closed; flag incidents open &gt; 7 days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DF">
            <w:pPr>
              <w:spacing w:after="40" w:before="40" w:lineRule="auto"/>
              <w:rPr>
                <w:sz w:val="18"/>
                <w:szCs w:val="18"/>
              </w:rPr>
            </w:pPr>
            <w:r w:rsidDel="00000000" w:rsidR="00000000" w:rsidRPr="00000000">
              <w:rPr>
                <w:sz w:val="18"/>
                <w:szCs w:val="18"/>
                <w:rtl w:val="0"/>
              </w:rPr>
              <w:t xml:space="preserve">STATUS vs IS_CLOSED mismatch</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E0">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Verify STATUS='CLOSED' ↔ IS_CLOSED=true always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E1">
            <w:pPr>
              <w:spacing w:after="40" w:before="40" w:lineRule="auto"/>
              <w:rPr>
                <w:sz w:val="18"/>
                <w:szCs w:val="18"/>
              </w:rPr>
            </w:pPr>
            <w:r w:rsidDel="00000000" w:rsidR="00000000" w:rsidRPr="00000000">
              <w:rPr>
                <w:sz w:val="18"/>
                <w:szCs w:val="18"/>
                <w:rtl w:val="0"/>
              </w:rPr>
              <w:t xml:space="preserve">CLOSED_AT null for CLOSED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E2">
            <w:pPr>
              <w:spacing w:after="40" w:before="40" w:lineRule="auto"/>
              <w:rPr>
                <w:sz w:val="18"/>
                <w:szCs w:val="18"/>
              </w:rPr>
            </w:pPr>
            <w:r w:rsidDel="00000000" w:rsidR="00000000" w:rsidRPr="00000000">
              <w:rPr>
                <w:sz w:val="18"/>
                <w:szCs w:val="18"/>
                <w:rtl w:val="0"/>
              </w:rPr>
              <w:t xml:space="preserve">Should not be null when IS_CLOSED = true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E3">
            <w:pPr>
              <w:spacing w:after="40" w:before="40" w:lineRule="auto"/>
              <w:rPr>
                <w:sz w:val="18"/>
                <w:szCs w:val="18"/>
              </w:rPr>
            </w:pPr>
            <w:r w:rsidDel="00000000" w:rsidR="00000000" w:rsidRPr="00000000">
              <w:rPr>
                <w:sz w:val="18"/>
                <w:szCs w:val="18"/>
                <w:rtl w:val="0"/>
              </w:rPr>
              <w:t xml:space="preserve">Recovery % vs device counts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E4">
            <w:pPr>
              <w:spacing w:after="40" w:before="40" w:lineRule="auto"/>
              <w:rPr>
                <w:sz w:val="18"/>
                <w:szCs w:val="18"/>
              </w:rPr>
            </w:pPr>
            <w:r w:rsidDel="00000000" w:rsidR="00000000" w:rsidRPr="00000000">
              <w:rPr>
                <w:sz w:val="18"/>
                <w:szCs w:val="18"/>
                <w:rtl w:val="0"/>
              </w:rPr>
              <w:t xml:space="preserve">RECOVERED_DEVICE_COUNT / DEVICE_COUNT should = RECOVERY_PERCENTAGE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E5">
            <w:pPr>
              <w:spacing w:after="40" w:before="40" w:lineRule="auto"/>
              <w:rPr>
                <w:sz w:val="18"/>
                <w:szCs w:val="18"/>
              </w:rPr>
            </w:pPr>
            <w:r w:rsidDel="00000000" w:rsidR="00000000" w:rsidRPr="00000000">
              <w:rPr>
                <w:sz w:val="18"/>
                <w:szCs w:val="18"/>
                <w:rtl w:val="0"/>
              </w:rPr>
              <w:t xml:space="preserve">Detection lag ~20 min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E6">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CREATED_AT - FIRST_FAIL_TIMESTAMP ≈ 20 min consistently — document for SLA commitments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E7">
            <w:pPr>
              <w:spacing w:after="40" w:before="40" w:lineRule="auto"/>
              <w:rPr>
                <w:sz w:val="18"/>
                <w:szCs w:val="18"/>
              </w:rPr>
            </w:pPr>
            <w:r w:rsidDel="00000000" w:rsidR="00000000" w:rsidRPr="00000000">
              <w:rPr>
                <w:sz w:val="18"/>
                <w:szCs w:val="18"/>
                <w:rtl w:val="0"/>
              </w:rPr>
              <w:t xml:space="preserve">Duplicate check</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E8">
            <w:pPr>
              <w:spacing w:after="40" w:before="40" w:lineRule="auto"/>
              <w:rPr>
                <w:sz w:val="18"/>
                <w:szCs w:val="18"/>
              </w:rPr>
            </w:pPr>
            <w:r w:rsidDel="00000000" w:rsidR="00000000" w:rsidRPr="00000000">
              <w:rPr>
                <w:sz w:val="18"/>
                <w:szCs w:val="18"/>
                <w:rtl w:val="0"/>
              </w:rPr>
              <w:t xml:space="preserve">ID should be unique</w:t>
            </w:r>
          </w:p>
        </w:tc>
      </w:tr>
    </w:tbl>
    <w:p w:rsidR="00000000" w:rsidDel="00000000" w:rsidP="00000000" w:rsidRDefault="00000000" w:rsidRPr="00000000" w14:paraId="000003E9">
      <w:pPr>
        <w:spacing w:after="240" w:before="240" w:lineRule="auto"/>
        <w:rPr/>
      </w:pPr>
      <w:r w:rsidDel="00000000" w:rsidR="00000000" w:rsidRPr="00000000">
        <w:rPr>
          <w:rtl w:val="0"/>
        </w:rPr>
        <w:t xml:space="preserve"> </w:t>
      </w:r>
    </w:p>
    <w:p w:rsidR="00000000" w:rsidDel="00000000" w:rsidP="00000000" w:rsidRDefault="00000000" w:rsidRPr="00000000" w14:paraId="000003EA">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5. Common Joins / Relationships</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3270"/>
        <w:gridCol w:w="2130"/>
        <w:tblGridChange w:id="0">
          <w:tblGrid>
            <w:gridCol w:w="3510"/>
            <w:gridCol w:w="3270"/>
            <w:gridCol w:w="213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E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To</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E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Key</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3ED">
            <w:pPr>
              <w:spacing w:after="40" w:before="40" w:lineRule="auto"/>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EE">
            <w:pPr>
              <w:spacing w:after="40" w:before="40" w:lineRule="auto"/>
              <w:rPr>
                <w:sz w:val="18"/>
                <w:szCs w:val="18"/>
              </w:rPr>
            </w:pPr>
            <w:r w:rsidDel="00000000" w:rsidR="00000000" w:rsidRPr="00000000">
              <w:rPr>
                <w:sz w:val="18"/>
                <w:szCs w:val="18"/>
                <w:rtl w:val="0"/>
              </w:rPr>
              <w:t xml:space="preserve">incident_impacted_device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EF">
            <w:pPr>
              <w:spacing w:after="40" w:before="40" w:lineRule="auto"/>
              <w:rPr>
                <w:sz w:val="18"/>
                <w:szCs w:val="18"/>
              </w:rPr>
            </w:pPr>
            <w:r w:rsidDel="00000000" w:rsidR="00000000" w:rsidRPr="00000000">
              <w:rPr>
                <w:sz w:val="18"/>
                <w:szCs w:val="18"/>
                <w:rtl w:val="0"/>
              </w:rPr>
              <w:t xml:space="preserve">ID = INCIDENT_ID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F0">
            <w:pPr>
              <w:spacing w:after="40" w:before="40" w:lineRule="auto"/>
              <w:rPr>
                <w:sz w:val="18"/>
                <w:szCs w:val="18"/>
              </w:rPr>
            </w:pPr>
            <w:r w:rsidDel="00000000" w:rsidR="00000000" w:rsidRPr="00000000">
              <w:rPr>
                <w:sz w:val="18"/>
                <w:szCs w:val="18"/>
                <w:rtl w:val="0"/>
              </w:rPr>
              <w:t xml:space="preserve">Get list of affected devices per incident</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F1">
            <w:pPr>
              <w:spacing w:after="40" w:before="40" w:lineRule="auto"/>
              <w:rPr>
                <w:sz w:val="18"/>
                <w:szCs w:val="18"/>
              </w:rPr>
            </w:pPr>
            <w:r w:rsidDel="00000000" w:rsidR="00000000" w:rsidRPr="00000000">
              <w:rPr>
                <w:sz w:val="18"/>
                <w:szCs w:val="18"/>
                <w:rtl w:val="0"/>
              </w:rPr>
              <w:t xml:space="preserve">HOURLY_DEVICE_PING_INFLUX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F2">
            <w:pPr>
              <w:spacing w:after="40" w:before="40" w:lineRule="auto"/>
              <w:rPr>
                <w:sz w:val="18"/>
                <w:szCs w:val="18"/>
              </w:rPr>
            </w:pPr>
            <w:r w:rsidDel="00000000" w:rsidR="00000000" w:rsidRPr="00000000">
              <w:rPr>
                <w:sz w:val="18"/>
                <w:szCs w:val="18"/>
                <w:rtl w:val="0"/>
              </w:rPr>
              <w:t xml:space="preserve">DEVICE_ID (via impacted_device)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F3">
            <w:pPr>
              <w:spacing w:after="40" w:before="40" w:lineRule="auto"/>
              <w:rPr>
                <w:sz w:val="18"/>
                <w:szCs w:val="18"/>
              </w:rPr>
            </w:pPr>
            <w:r w:rsidDel="00000000" w:rsidR="00000000" w:rsidRPr="00000000">
              <w:rPr>
                <w:sz w:val="18"/>
                <w:szCs w:val="18"/>
                <w:rtl w:val="0"/>
              </w:rPr>
              <w:t xml:space="preserve">Validate ping drops align with incident window</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F4">
            <w:pPr>
              <w:spacing w:after="40" w:before="40" w:lineRule="auto"/>
              <w:rPr>
                <w:sz w:val="18"/>
                <w:szCs w:val="18"/>
              </w:rPr>
            </w:pPr>
            <w:r w:rsidDel="00000000" w:rsidR="00000000" w:rsidRPr="00000000">
              <w:rPr>
                <w:sz w:val="18"/>
                <w:szCs w:val="18"/>
                <w:rtl w:val="0"/>
              </w:rPr>
              <w:t xml:space="preserve">Partner master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F5">
            <w:pPr>
              <w:spacing w:after="40" w:before="40" w:lineRule="auto"/>
              <w:rPr>
                <w:sz w:val="18"/>
                <w:szCs w:val="18"/>
              </w:rPr>
            </w:pPr>
            <w:r w:rsidDel="00000000" w:rsidR="00000000" w:rsidRPr="00000000">
              <w:rPr>
                <w:sz w:val="18"/>
                <w:szCs w:val="18"/>
                <w:rtl w:val="0"/>
              </w:rPr>
              <w:t xml:space="preserve">PARTNER_ID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3F6">
            <w:pPr>
              <w:spacing w:after="40" w:before="40" w:lineRule="auto"/>
              <w:rPr>
                <w:sz w:val="18"/>
                <w:szCs w:val="18"/>
              </w:rPr>
            </w:pPr>
            <w:r w:rsidDel="00000000" w:rsidR="00000000" w:rsidRPr="00000000">
              <w:rPr>
                <w:sz w:val="18"/>
                <w:szCs w:val="18"/>
                <w:rtl w:val="0"/>
              </w:rPr>
              <w:t xml:space="preserve">Group incidents by ISP region/partner</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F7">
            <w:pPr>
              <w:spacing w:after="40" w:before="40" w:lineRule="auto"/>
              <w:rPr>
                <w:sz w:val="18"/>
                <w:szCs w:val="18"/>
              </w:rPr>
            </w:pPr>
            <w:r w:rsidDel="00000000" w:rsidR="00000000" w:rsidRPr="00000000">
              <w:rPr>
                <w:sz w:val="18"/>
                <w:szCs w:val="18"/>
                <w:rtl w:val="0"/>
              </w:rPr>
              <w:t xml:space="preserve">CLEVERTAP_CUSTOMER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F8">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PARTNER_ID → customer lookup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3F9">
            <w:pPr>
              <w:spacing w:after="40" w:before="40" w:lineRule="auto"/>
              <w:rPr>
                <w:sz w:val="18"/>
                <w:szCs w:val="18"/>
              </w:rPr>
            </w:pPr>
            <w:r w:rsidDel="00000000" w:rsidR="00000000" w:rsidRPr="00000000">
              <w:rPr>
                <w:sz w:val="18"/>
                <w:szCs w:val="18"/>
                <w:rtl w:val="0"/>
              </w:rPr>
              <w:t xml:space="preserve">Did customers report issues during incident?</w:t>
            </w:r>
          </w:p>
        </w:tc>
      </w:tr>
    </w:tbl>
    <w:p w:rsidR="00000000" w:rsidDel="00000000" w:rsidP="00000000" w:rsidRDefault="00000000" w:rsidRPr="00000000" w14:paraId="000003FA">
      <w:pPr>
        <w:spacing w:after="240" w:before="240" w:lineRule="auto"/>
        <w:rPr/>
      </w:pPr>
      <w:r w:rsidDel="00000000" w:rsidR="00000000" w:rsidRPr="00000000">
        <w:rPr>
          <w:rtl w:val="0"/>
        </w:rPr>
        <w:t xml:space="preserve"> </w:t>
      </w:r>
    </w:p>
    <w:p w:rsidR="00000000" w:rsidDel="00000000" w:rsidP="00000000" w:rsidRDefault="00000000" w:rsidRPr="00000000" w14:paraId="000003FB">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6. Analytical Use Cases</w:t>
      </w:r>
    </w:p>
    <w:p w:rsidR="00000000" w:rsidDel="00000000" w:rsidP="00000000" w:rsidRDefault="00000000" w:rsidRPr="00000000" w14:paraId="000003FC">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Real-time NOC dashboard: Count of ACTIVE incidents by severity and partner</w:t>
      </w:r>
    </w:p>
    <w:p w:rsidR="00000000" w:rsidDel="00000000" w:rsidP="00000000" w:rsidRDefault="00000000" w:rsidRPr="00000000" w14:paraId="000003FD">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SLA reporting: What % of incidents resolved within 4 hours / 24 hours?</w:t>
      </w:r>
    </w:p>
    <w:p w:rsidR="00000000" w:rsidDel="00000000" w:rsidP="00000000" w:rsidRDefault="00000000" w:rsidRPr="00000000" w14:paraId="000003FE">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Partner reliability scorecard: Which partners have the most frequent or longest incidents?</w:t>
      </w:r>
    </w:p>
    <w:p w:rsidR="00000000" w:rsidDel="00000000" w:rsidP="00000000" w:rsidRDefault="00000000" w:rsidRPr="00000000" w14:paraId="000003FF">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Escalation analysis: How many incidents start as MICRO but escalate to MAJOR?</w:t>
      </w:r>
    </w:p>
    <w:p w:rsidR="00000000" w:rsidDel="00000000" w:rsidP="00000000" w:rsidRDefault="00000000" w:rsidRPr="00000000" w14:paraId="00000400">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Chronic outage detection: Devices with multiple incidents in a 30-day window</w:t>
      </w:r>
    </w:p>
    <w:p w:rsidR="00000000" w:rsidDel="00000000" w:rsidP="00000000" w:rsidRDefault="00000000" w:rsidRPr="00000000" w14:paraId="00000401">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7. Sample Queries</w:t>
      </w:r>
    </w:p>
    <w:p w:rsidR="00000000" w:rsidDel="00000000" w:rsidP="00000000" w:rsidRDefault="00000000" w:rsidRPr="00000000" w14:paraId="00000402">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1 — Active incidents by severity</w:t>
      </w:r>
    </w:p>
    <w:p w:rsidR="00000000" w:rsidDel="00000000" w:rsidP="00000000" w:rsidRDefault="00000000" w:rsidRPr="00000000" w14:paraId="00000403">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ID, PARTNER_ID, SEVERITY, DEVICE_COUNT,</w:t>
        <w:br w:type="textWrapping"/>
        <w:t xml:space="preserve">    </w:t>
        <w:tab/>
        <w:t xml:space="preserve">DURATION_MINUTES, FIRST_FAIL_TIMESTAMP, RECOVERY_PERCENTAGE</w:t>
        <w:br w:type="textWrapping"/>
        <w:t xml:space="preserve"> FROM PROD_DB.BUSINESS_EFFICIENCY_ROUTER_OUTAGE_DETECTION_PUBLIC.incidents</w:t>
        <w:br w:type="textWrapping"/>
        <w:t xml:space="preserve"> WHERE IS_CLOSED = false AND _FIVETRAN_DELETED = false</w:t>
        <w:br w:type="textWrapping"/>
        <w:t xml:space="preserve"> ORDER BY SEVERITY DESC, DURATION_MINUTES DESC;</w:t>
      </w:r>
    </w:p>
    <w:p w:rsidR="00000000" w:rsidDel="00000000" w:rsidP="00000000" w:rsidRDefault="00000000" w:rsidRPr="00000000" w14:paraId="00000404">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2 — MTTR by severity</w:t>
      </w:r>
    </w:p>
    <w:p w:rsidR="00000000" w:rsidDel="00000000" w:rsidP="00000000" w:rsidRDefault="00000000" w:rsidRPr="00000000" w14:paraId="00000405">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SEVERITY, COUNT(*) AS total_incidents,</w:t>
        <w:br w:type="textWrapping"/>
        <w:t xml:space="preserve"> </w:t>
        <w:tab/>
        <w:t xml:space="preserve">ROUND(AVG(DATEDIFF('minute', FIRST_FAIL_TIMESTAMP, CLOSED_AT)), 0) AS avg_mttr_mins,</w:t>
        <w:br w:type="textWrapping"/>
        <w:t xml:space="preserve"> </w:t>
        <w:tab/>
        <w:t xml:space="preserve">MAX(DURATION_MINUTES) AS max_duration, SUM(DEVICE_COUNT) AS total_devices</w:t>
        <w:br w:type="textWrapping"/>
        <w:t xml:space="preserve"> FROM PROD_DB.BUSINESS_EFFICIENCY_ROUTER_OUTAGE_DETECTION_PUBLIC.incidents</w:t>
        <w:br w:type="textWrapping"/>
        <w:t xml:space="preserve"> WHERE IS_CLOSED = true AND _FIVETRAN_DELETED = false</w:t>
        <w:br w:type="textWrapping"/>
        <w:t xml:space="preserve"> GROUP BY SEVERITY ORDER BY avg_mttr_mins DESC;</w:t>
      </w:r>
    </w:p>
    <w:p w:rsidR="00000000" w:rsidDel="00000000" w:rsidP="00000000" w:rsidRDefault="00000000" w:rsidRPr="00000000" w14:paraId="00000406">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3 — Severity escalation analysis</w:t>
      </w:r>
    </w:p>
    <w:p w:rsidR="00000000" w:rsidDel="00000000" w:rsidP="00000000" w:rsidRDefault="00000000" w:rsidRPr="00000000" w14:paraId="00000407">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INITIAL_SEVERITY, SEVERITY AS final_severity,</w:t>
        <w:br w:type="textWrapping"/>
        <w:t xml:space="preserve"> </w:t>
        <w:tab/>
        <w:t xml:space="preserve">COUNT(*) AS count, AVG(DEVICE_COUNT) AS avg_devices</w:t>
        <w:br w:type="textWrapping"/>
        <w:t xml:space="preserve"> FROM PROD_DB.BUSINESS_EFFICIENCY_ROUTER_OUTAGE_DETECTION_PUBLIC.incidents</w:t>
        <w:br w:type="textWrapping"/>
        <w:t xml:space="preserve"> WHERE _FIVETRAN_DELETED = false</w:t>
        <w:br w:type="textWrapping"/>
        <w:t xml:space="preserve"> GROUP BY INITIAL_SEVERITY, SEVERITY ORDER BY count DESC;</w:t>
      </w:r>
    </w:p>
    <w:p w:rsidR="00000000" w:rsidDel="00000000" w:rsidP="00000000" w:rsidRDefault="00000000" w:rsidRPr="00000000" w14:paraId="00000408">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8. Important Observations</w:t>
      </w:r>
    </w:p>
    <w:p w:rsidR="00000000" w:rsidDel="00000000" w:rsidP="00000000" w:rsidRDefault="00000000" w:rsidRPr="00000000" w14:paraId="00000409">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51.6% of incidents are CLOSED in the sample — ~48% still active, suggesting either high ongoing outage rate or stale records.</w:t>
      </w:r>
    </w:p>
    <w:p w:rsidR="00000000" w:rsidDel="00000000" w:rsidP="00000000" w:rsidRDefault="00000000" w:rsidRPr="00000000" w14:paraId="0000040A">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_FIVETRAN_DELETED = true appears on records that still show IS_CLOSED = false — ALWAYS filter _FIVETRAN_DELETED = false in production.</w:t>
      </w:r>
    </w:p>
    <w:p w:rsidR="00000000" w:rsidDel="00000000" w:rsidP="00000000" w:rsidRDefault="00000000" w:rsidRPr="00000000" w14:paraId="0000040B">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Incident detection lag of ~20 minutes is consistent — the system detects issues about 20 mins after first failure.</w:t>
      </w:r>
    </w:p>
    <w:p w:rsidR="00000000" w:rsidDel="00000000" w:rsidP="00000000" w:rsidRDefault="00000000" w:rsidRPr="00000000" w14:paraId="0000040C">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DURATION_MINUTES = 86,655 (~60 days) strongly suggests zombie incidents — active in system but customer likely recovered without system registering it.</w:t>
      </w:r>
    </w:p>
    <w:p w:rsidR="00000000" w:rsidDel="00000000" w:rsidP="00000000" w:rsidRDefault="00000000" w:rsidRPr="00000000" w14:paraId="0000040D">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Severity can escalate from INITIAL_SEVERITY — always distinguish between initial and final severity when reporting.</w:t>
      </w:r>
    </w:p>
    <w:p w:rsidR="00000000" w:rsidDel="00000000" w:rsidP="00000000" w:rsidRDefault="00000000" w:rsidRPr="00000000" w14:paraId="000004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t xml:space="preserve"> </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1f497d"/>
          <w:sz w:val="36"/>
          <w:szCs w:val="36"/>
        </w:rPr>
      </w:pPr>
      <w:r w:rsidDel="00000000" w:rsidR="00000000" w:rsidRPr="00000000">
        <w:rPr>
          <w:b w:val="1"/>
          <w:bCs w:val="1"/>
          <w:color w:val="1f497d"/>
          <w:sz w:val="36"/>
          <w:szCs w:val="36"/>
          <w:rtl w:val="0"/>
        </w:rPr>
        <w:t xml:space="preserve">TABLE 6: ...OUTAGE_DETECTION_PUBLIC.incident_impacted_device</w:t>
      </w:r>
    </w:p>
    <w:p w:rsidR="00000000" w:rsidDel="00000000" w:rsidP="00000000" w:rsidRDefault="00000000" w:rsidRPr="00000000" w14:paraId="00000411">
      <w:pPr>
        <w:spacing w:after="40" w:before="40" w:lineRule="auto"/>
        <w:rPr>
          <w:i w:val="1"/>
          <w:iCs w:val="1"/>
          <w:color w:val="262626"/>
          <w:sz w:val="20"/>
          <w:szCs w:val="20"/>
        </w:rPr>
      </w:pPr>
      <w:r w:rsidDel="00000000" w:rsidR="00000000" w:rsidRPr="00000000">
        <w:rPr>
          <w:i w:val="1"/>
          <w:iCs w:val="1"/>
          <w:color w:val="262626"/>
          <w:sz w:val="20"/>
          <w:szCs w:val="20"/>
          <w:rtl w:val="0"/>
        </w:rPr>
        <w:t xml:space="preserve">Full name: PROD_DB.BUSINESS_EFFICIENCY_ROUTER_OUTAGE_DETECTION_PUBLIC.incident_impacted_device</w:t>
      </w:r>
    </w:p>
    <w:p w:rsidR="00000000" w:rsidDel="00000000" w:rsidP="00000000" w:rsidRDefault="00000000" w:rsidRPr="00000000" w14:paraId="00000412">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1. Table Overview</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530"/>
        <w:tblGridChange w:id="0">
          <w:tblGrid>
            <w:gridCol w:w="1395"/>
            <w:gridCol w:w="753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13">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14">
            <w:pPr>
              <w:spacing w:after="40" w:before="40" w:lineRule="auto"/>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15">
            <w:pPr>
              <w:spacing w:after="40" w:before="40" w:lineRule="auto"/>
              <w:rPr>
                <w:sz w:val="18"/>
                <w:szCs w:val="18"/>
              </w:rPr>
            </w:pPr>
            <w:r w:rsidDel="00000000" w:rsidR="00000000" w:rsidRPr="00000000">
              <w:rPr>
                <w:sz w:val="18"/>
                <w:szCs w:val="18"/>
                <w:rtl w:val="0"/>
              </w:rPr>
              <w:t xml:space="preserve">Table Name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16">
            <w:pPr>
              <w:spacing w:after="40" w:before="40" w:lineRule="auto"/>
              <w:rPr>
                <w:sz w:val="18"/>
                <w:szCs w:val="18"/>
              </w:rPr>
            </w:pPr>
            <w:r w:rsidDel="00000000" w:rsidR="00000000" w:rsidRPr="00000000">
              <w:rPr>
                <w:sz w:val="18"/>
                <w:szCs w:val="18"/>
                <w:rtl w:val="0"/>
              </w:rPr>
              <w:t xml:space="preserve">PROD_DB.BUSINESS_EFFICIENCY_ROUTER_OUTAGE_DETECTION_PUBLIC.incident_impacted_device</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17">
            <w:pPr>
              <w:spacing w:after="40" w:before="40" w:lineRule="auto"/>
              <w:rPr>
                <w:sz w:val="18"/>
                <w:szCs w:val="18"/>
              </w:rPr>
            </w:pPr>
            <w:r w:rsidDel="00000000" w:rsidR="00000000" w:rsidRPr="00000000">
              <w:rPr>
                <w:sz w:val="18"/>
                <w:szCs w:val="18"/>
                <w:rtl w:val="0"/>
              </w:rPr>
              <w:t xml:space="preserve">Business Purpose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18">
            <w:pPr>
              <w:spacing w:after="40" w:before="40" w:lineRule="auto"/>
              <w:rPr>
                <w:sz w:val="18"/>
                <w:szCs w:val="18"/>
              </w:rPr>
            </w:pPr>
            <w:r w:rsidDel="00000000" w:rsidR="00000000" w:rsidRPr="00000000">
              <w:rPr>
                <w:sz w:val="18"/>
                <w:szCs w:val="18"/>
                <w:rtl w:val="0"/>
              </w:rPr>
              <w:t xml:space="preserve">Bridge/detail table linking each outage incident to specific router devices affected. While incidents tells you an outage happened and how many devices were hit, this table tells you WHICH devices were impacted and whether each has individually recovered. Enables per-device outage tracking and recovery SLA monitoring.</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19">
            <w:pPr>
              <w:spacing w:after="40" w:before="40" w:lineRule="auto"/>
              <w:rPr>
                <w:sz w:val="18"/>
                <w:szCs w:val="18"/>
              </w:rPr>
            </w:pPr>
            <w:r w:rsidDel="00000000" w:rsidR="00000000" w:rsidRPr="00000000">
              <w:rPr>
                <w:sz w:val="18"/>
                <w:szCs w:val="18"/>
                <w:rtl w:val="0"/>
              </w:rPr>
              <w:t xml:space="preserve">Data Source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1A">
            <w:pPr>
              <w:spacing w:after="40" w:before="40" w:lineRule="auto"/>
              <w:rPr>
                <w:sz w:val="18"/>
                <w:szCs w:val="18"/>
              </w:rPr>
            </w:pPr>
            <w:r w:rsidDel="00000000" w:rsidR="00000000" w:rsidRPr="00000000">
              <w:rPr>
                <w:sz w:val="18"/>
                <w:szCs w:val="18"/>
                <w:rtl w:val="0"/>
              </w:rPr>
              <w:t xml:space="preserve">Fivetran sync from the outage detection application database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1B">
            <w:pPr>
              <w:spacing w:after="40" w:before="40" w:lineRule="auto"/>
              <w:rPr>
                <w:sz w:val="18"/>
                <w:szCs w:val="18"/>
              </w:rPr>
            </w:pPr>
            <w:r w:rsidDel="00000000" w:rsidR="00000000" w:rsidRPr="00000000">
              <w:rPr>
                <w:sz w:val="18"/>
                <w:szCs w:val="18"/>
                <w:rtl w:val="0"/>
              </w:rPr>
              <w:t xml:space="preserve">Grain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1C">
            <w:pPr>
              <w:spacing w:after="40" w:before="40" w:lineRule="auto"/>
              <w:rPr>
                <w:sz w:val="18"/>
                <w:szCs w:val="18"/>
              </w:rPr>
            </w:pPr>
            <w:r w:rsidDel="00000000" w:rsidR="00000000" w:rsidRPr="00000000">
              <w:rPr>
                <w:sz w:val="18"/>
                <w:szCs w:val="18"/>
                <w:rtl w:val="0"/>
              </w:rPr>
              <w:t xml:space="preserve">1 row = 1 device × 1 incident</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1D">
            <w:pPr>
              <w:spacing w:after="40" w:before="40" w:lineRule="auto"/>
              <w:rPr>
                <w:sz w:val="18"/>
                <w:szCs w:val="18"/>
              </w:rPr>
            </w:pPr>
            <w:r w:rsidDel="00000000" w:rsidR="00000000" w:rsidRPr="00000000">
              <w:rPr>
                <w:sz w:val="18"/>
                <w:szCs w:val="18"/>
                <w:rtl w:val="0"/>
              </w:rPr>
              <w:t xml:space="preserve">Refresh Frequency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1E">
            <w:pPr>
              <w:spacing w:after="40" w:before="40" w:lineRule="auto"/>
              <w:rPr>
                <w:sz w:val="18"/>
                <w:szCs w:val="18"/>
              </w:rPr>
            </w:pPr>
            <w:r w:rsidDel="00000000" w:rsidR="00000000" w:rsidRPr="00000000">
              <w:rPr>
                <w:sz w:val="18"/>
                <w:szCs w:val="18"/>
                <w:rtl w:val="0"/>
              </w:rPr>
              <w:t xml:space="preserve">Near real-time (Fivetran; seconds-fresh timestamps observed)</w:t>
            </w:r>
          </w:p>
        </w:tc>
      </w:tr>
    </w:tbl>
    <w:p w:rsidR="00000000" w:rsidDel="00000000" w:rsidP="00000000" w:rsidRDefault="00000000" w:rsidRPr="00000000" w14:paraId="0000041F">
      <w:pPr>
        <w:spacing w:after="240" w:before="240" w:lineRule="auto"/>
        <w:rPr/>
      </w:pPr>
      <w:r w:rsidDel="00000000" w:rsidR="00000000" w:rsidRPr="00000000">
        <w:rPr>
          <w:rtl w:val="0"/>
        </w:rPr>
        <w:t xml:space="preserve"> </w:t>
      </w:r>
    </w:p>
    <w:p w:rsidR="00000000" w:rsidDel="00000000" w:rsidP="00000000" w:rsidRDefault="00000000" w:rsidRPr="00000000" w14:paraId="00000420">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2. Column Definitions</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170"/>
        <w:gridCol w:w="1635"/>
        <w:gridCol w:w="1575"/>
        <w:gridCol w:w="2505"/>
        <w:tblGridChange w:id="0">
          <w:tblGrid>
            <w:gridCol w:w="2025"/>
            <w:gridCol w:w="1170"/>
            <w:gridCol w:w="1635"/>
            <w:gridCol w:w="1575"/>
            <w:gridCol w:w="250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21">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Column Name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22">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23">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24">
            <w:pPr>
              <w:spacing w:after="40" w:before="40" w:lineRule="auto"/>
              <w:rPr>
                <w:b w:val="1"/>
                <w:bCs w:val="1"/>
                <w:color w:val="ffffff"/>
                <w:sz w:val="18"/>
                <w:szCs w:val="18"/>
              </w:rPr>
            </w:pPr>
            <w:r w:rsidDel="00000000" w:rsidR="00000000" w:rsidRPr="00000000">
              <w:rPr>
                <w:b w:val="1"/>
                <w:bCs w:val="1"/>
                <w:color w:val="ffffff"/>
                <w:sz w:val="18"/>
                <w:szCs w:val="18"/>
                <w:rtl w:val="0"/>
              </w:rPr>
              <w:t xml:space="preserve">Example Value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25">
            <w:pPr>
              <w:spacing w:after="40" w:before="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26">
            <w:pPr>
              <w:spacing w:after="40" w:before="40" w:lineRule="auto"/>
              <w:rPr>
                <w:sz w:val="18"/>
                <w:szCs w:val="18"/>
              </w:rPr>
            </w:pPr>
            <w:r w:rsidDel="00000000" w:rsidR="00000000" w:rsidRPr="00000000">
              <w:rPr>
                <w:sz w:val="18"/>
                <w:szCs w:val="18"/>
                <w:rtl w:val="0"/>
              </w:rPr>
              <w:t xml:space="preserve">CTID_FIVETRAN_ID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27">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28">
            <w:pPr>
              <w:spacing w:after="40" w:before="40" w:lineRule="auto"/>
              <w:rPr>
                <w:sz w:val="18"/>
                <w:szCs w:val="18"/>
              </w:rPr>
            </w:pPr>
            <w:r w:rsidDel="00000000" w:rsidR="00000000" w:rsidRPr="00000000">
              <w:rPr>
                <w:sz w:val="18"/>
                <w:szCs w:val="18"/>
                <w:rtl w:val="0"/>
              </w:rPr>
              <w:t xml:space="preserve">Fivetran internal dedup key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29">
            <w:pPr>
              <w:spacing w:after="40" w:before="40" w:lineRule="auto"/>
              <w:rPr>
                <w:sz w:val="18"/>
                <w:szCs w:val="18"/>
              </w:rPr>
            </w:pPr>
            <w:r w:rsidDel="00000000" w:rsidR="00000000" w:rsidRPr="00000000">
              <w:rPr>
                <w:sz w:val="18"/>
                <w:szCs w:val="18"/>
                <w:rtl w:val="0"/>
              </w:rPr>
              <w:t xml:space="preserve">(52205,36)</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2A">
            <w:pPr>
              <w:spacing w:after="40" w:before="40" w:lineRule="auto"/>
              <w:rPr>
                <w:sz w:val="18"/>
                <w:szCs w:val="18"/>
              </w:rPr>
            </w:pPr>
            <w:r w:rsidDel="00000000" w:rsidR="00000000" w:rsidRPr="00000000">
              <w:rPr>
                <w:sz w:val="18"/>
                <w:szCs w:val="18"/>
                <w:rtl w:val="0"/>
              </w:rPr>
              <w:t xml:space="preserve">Not a business key</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2B">
            <w:pPr>
              <w:spacing w:after="40" w:before="40"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2C">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2D">
            <w:pPr>
              <w:spacing w:after="40" w:before="40" w:lineRule="auto"/>
              <w:rPr>
                <w:sz w:val="18"/>
                <w:szCs w:val="18"/>
              </w:rPr>
            </w:pPr>
            <w:r w:rsidDel="00000000" w:rsidR="00000000" w:rsidRPr="00000000">
              <w:rPr>
                <w:sz w:val="18"/>
                <w:szCs w:val="18"/>
                <w:rtl w:val="0"/>
              </w:rPr>
              <w:t xml:space="preserve">Unique record ID for this device-incident link</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2E">
            <w:pPr>
              <w:spacing w:after="40" w:before="40" w:lineRule="auto"/>
              <w:rPr>
                <w:sz w:val="18"/>
                <w:szCs w:val="18"/>
              </w:rPr>
            </w:pPr>
            <w:r w:rsidDel="00000000" w:rsidR="00000000" w:rsidRPr="00000000">
              <w:rPr>
                <w:sz w:val="18"/>
                <w:szCs w:val="18"/>
                <w:rtl w:val="0"/>
              </w:rPr>
              <w:t xml:space="preserve">4477769</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2F">
            <w:pPr>
              <w:spacing w:after="40" w:before="40" w:lineRule="auto"/>
              <w:rPr>
                <w:sz w:val="18"/>
                <w:szCs w:val="18"/>
              </w:rPr>
            </w:pPr>
            <w:r w:rsidDel="00000000" w:rsidR="00000000" w:rsidRPr="00000000">
              <w:rPr>
                <w:sz w:val="18"/>
                <w:szCs w:val="18"/>
                <w:rtl w:val="0"/>
              </w:rPr>
              <w:t xml:space="preserve">Primary key of this table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0">
            <w:pPr>
              <w:spacing w:after="40" w:before="40" w:lineRule="auto"/>
              <w:rPr>
                <w:sz w:val="18"/>
                <w:szCs w:val="18"/>
              </w:rPr>
            </w:pPr>
            <w:r w:rsidDel="00000000" w:rsidR="00000000" w:rsidRPr="00000000">
              <w:rPr>
                <w:sz w:val="18"/>
                <w:szCs w:val="18"/>
                <w:rtl w:val="0"/>
              </w:rPr>
              <w:t xml:space="preserve">INCIDENT_ID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1">
            <w:pPr>
              <w:spacing w:after="40" w:before="40"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2">
            <w:pPr>
              <w:spacing w:after="40" w:before="40" w:lineRule="auto"/>
              <w:rPr>
                <w:sz w:val="18"/>
                <w:szCs w:val="18"/>
              </w:rPr>
            </w:pPr>
            <w:r w:rsidDel="00000000" w:rsidR="00000000" w:rsidRPr="00000000">
              <w:rPr>
                <w:sz w:val="18"/>
                <w:szCs w:val="18"/>
                <w:rtl w:val="0"/>
              </w:rPr>
              <w:t xml:space="preserve">Foreign key to the parent incident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3">
            <w:pPr>
              <w:spacing w:after="40" w:before="40" w:lineRule="auto"/>
              <w:rPr>
                <w:sz w:val="18"/>
                <w:szCs w:val="18"/>
              </w:rPr>
            </w:pPr>
            <w:r w:rsidDel="00000000" w:rsidR="00000000" w:rsidRPr="00000000">
              <w:rPr>
                <w:sz w:val="18"/>
                <w:szCs w:val="18"/>
                <w:rtl w:val="0"/>
              </w:rPr>
              <w:t xml:space="preserve">1857244</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4">
            <w:pPr>
              <w:spacing w:after="40" w:before="40" w:lineRule="auto"/>
              <w:rPr>
                <w:sz w:val="18"/>
                <w:szCs w:val="18"/>
              </w:rPr>
            </w:pPr>
            <w:r w:rsidDel="00000000" w:rsidR="00000000" w:rsidRPr="00000000">
              <w:rPr>
                <w:sz w:val="18"/>
                <w:szCs w:val="18"/>
                <w:rtl w:val="0"/>
              </w:rPr>
              <w:t xml:space="preserve">Joins to incidents.ID</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35">
            <w:pPr>
              <w:spacing w:after="40" w:before="40" w:lineRule="auto"/>
              <w:rPr>
                <w:sz w:val="18"/>
                <w:szCs w:val="18"/>
              </w:rPr>
            </w:pPr>
            <w:r w:rsidDel="00000000" w:rsidR="00000000" w:rsidRPr="00000000">
              <w:rPr>
                <w:sz w:val="18"/>
                <w:szCs w:val="18"/>
                <w:rtl w:val="0"/>
              </w:rPr>
              <w:t xml:space="preserve">DEVICE_ID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36">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37">
            <w:pPr>
              <w:spacing w:after="40" w:before="40" w:lineRule="auto"/>
              <w:rPr>
                <w:sz w:val="18"/>
                <w:szCs w:val="18"/>
              </w:rPr>
            </w:pPr>
            <w:r w:rsidDel="00000000" w:rsidR="00000000" w:rsidRPr="00000000">
              <w:rPr>
                <w:sz w:val="18"/>
                <w:szCs w:val="18"/>
                <w:rtl w:val="0"/>
              </w:rPr>
              <w:t xml:space="preserve">Router device identifier (GX or SY prefix)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38">
            <w:pPr>
              <w:spacing w:after="40" w:before="40" w:lineRule="auto"/>
              <w:rPr>
                <w:sz w:val="18"/>
                <w:szCs w:val="18"/>
              </w:rPr>
            </w:pPr>
            <w:r w:rsidDel="00000000" w:rsidR="00000000" w:rsidRPr="00000000">
              <w:rPr>
                <w:sz w:val="18"/>
                <w:szCs w:val="18"/>
                <w:rtl w:val="0"/>
              </w:rPr>
              <w:t xml:space="preserve">GX120408</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39">
            <w:pPr>
              <w:spacing w:after="40" w:before="40" w:lineRule="auto"/>
              <w:rPr>
                <w:sz w:val="18"/>
                <w:szCs w:val="18"/>
              </w:rPr>
            </w:pPr>
            <w:r w:rsidDel="00000000" w:rsidR="00000000" w:rsidRPr="00000000">
              <w:rPr>
                <w:sz w:val="18"/>
                <w:szCs w:val="18"/>
                <w:rtl w:val="0"/>
              </w:rPr>
              <w:t xml:space="preserve">Matches DEVICE_ID in HOURLY_DEVICE_PING_INFLUX</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A">
            <w:pPr>
              <w:spacing w:after="40" w:before="40" w:lineRule="auto"/>
              <w:rPr>
                <w:sz w:val="18"/>
                <w:szCs w:val="18"/>
              </w:rPr>
            </w:pPr>
            <w:r w:rsidDel="00000000" w:rsidR="00000000" w:rsidRPr="00000000">
              <w:rPr>
                <w:sz w:val="18"/>
                <w:szCs w:val="18"/>
                <w:rtl w:val="0"/>
              </w:rPr>
              <w:t xml:space="preserve">RECOVERY_AT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B">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C">
            <w:pPr>
              <w:spacing w:after="40" w:before="40" w:lineRule="auto"/>
              <w:rPr>
                <w:sz w:val="18"/>
                <w:szCs w:val="18"/>
              </w:rPr>
            </w:pPr>
            <w:r w:rsidDel="00000000" w:rsidR="00000000" w:rsidRPr="00000000">
              <w:rPr>
                <w:sz w:val="18"/>
                <w:szCs w:val="18"/>
                <w:rtl w:val="0"/>
              </w:rPr>
              <w:t xml:space="preserve">When this specific device recovered from the outage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D">
            <w:pPr>
              <w:spacing w:after="40" w:before="40" w:lineRule="auto"/>
              <w:rPr>
                <w:sz w:val="18"/>
                <w:szCs w:val="18"/>
              </w:rPr>
            </w:pPr>
            <w:r w:rsidDel="00000000" w:rsidR="00000000" w:rsidRPr="00000000">
              <w:rPr>
                <w:sz w:val="18"/>
                <w:szCs w:val="18"/>
                <w:rtl w:val="0"/>
              </w:rPr>
              <w:t xml:space="preserve">2026-03-18 06:07:59.405</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3E">
            <w:pPr>
              <w:spacing w:after="40" w:before="40" w:lineRule="auto"/>
              <w:rPr>
                <w:sz w:val="18"/>
                <w:szCs w:val="18"/>
              </w:rPr>
            </w:pPr>
            <w:r w:rsidDel="00000000" w:rsidR="00000000" w:rsidRPr="00000000">
              <w:rPr>
                <w:sz w:val="18"/>
                <w:szCs w:val="18"/>
                <w:rtl w:val="0"/>
              </w:rPr>
              <w:t xml:space="preserve">NULL for ~50% of rows — device has not yet recovered (PENDING)</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3F">
            <w:pPr>
              <w:spacing w:after="40" w:before="40" w:lineRule="auto"/>
              <w:rPr>
                <w:sz w:val="18"/>
                <w:szCs w:val="18"/>
              </w:rPr>
            </w:pPr>
            <w:r w:rsidDel="00000000" w:rsidR="00000000" w:rsidRPr="00000000">
              <w:rPr>
                <w:sz w:val="18"/>
                <w:szCs w:val="18"/>
                <w:rtl w:val="0"/>
              </w:rPr>
              <w:t xml:space="preserve">STATUS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40">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41">
            <w:pPr>
              <w:spacing w:after="40" w:before="40" w:lineRule="auto"/>
              <w:rPr>
                <w:sz w:val="18"/>
                <w:szCs w:val="18"/>
              </w:rPr>
            </w:pPr>
            <w:r w:rsidDel="00000000" w:rsidR="00000000" w:rsidRPr="00000000">
              <w:rPr>
                <w:sz w:val="18"/>
                <w:szCs w:val="18"/>
                <w:rtl w:val="0"/>
              </w:rPr>
              <w:t xml:space="preserve">Recovery status of this device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42">
            <w:pPr>
              <w:spacing w:after="40" w:before="40" w:lineRule="auto"/>
              <w:rPr>
                <w:sz w:val="18"/>
                <w:szCs w:val="18"/>
              </w:rPr>
            </w:pPr>
            <w:r w:rsidDel="00000000" w:rsidR="00000000" w:rsidRPr="00000000">
              <w:rPr>
                <w:sz w:val="18"/>
                <w:szCs w:val="18"/>
                <w:rtl w:val="0"/>
              </w:rPr>
              <w:t xml:space="preserve">RECOVERED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43">
            <w:pPr>
              <w:spacing w:after="40" w:before="40" w:lineRule="auto"/>
              <w:rPr>
                <w:sz w:val="18"/>
                <w:szCs w:val="18"/>
              </w:rPr>
            </w:pPr>
            <w:r w:rsidDel="00000000" w:rsidR="00000000" w:rsidRPr="00000000">
              <w:rPr>
                <w:sz w:val="18"/>
                <w:szCs w:val="18"/>
                <w:rtl w:val="0"/>
              </w:rPr>
              <w:t xml:space="preserve">Values: RECOVERED, PENDING</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44">
            <w:pPr>
              <w:spacing w:after="40" w:before="40" w:lineRule="auto"/>
              <w:rPr>
                <w:sz w:val="18"/>
                <w:szCs w:val="18"/>
              </w:rPr>
            </w:pPr>
            <w:r w:rsidDel="00000000" w:rsidR="00000000" w:rsidRPr="00000000">
              <w:rPr>
                <w:sz w:val="18"/>
                <w:szCs w:val="18"/>
                <w:rtl w:val="0"/>
              </w:rPr>
              <w:t xml:space="preserve">CREATED_AT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45">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46">
            <w:pPr>
              <w:spacing w:after="40" w:before="40" w:lineRule="auto"/>
              <w:rPr>
                <w:sz w:val="18"/>
                <w:szCs w:val="18"/>
              </w:rPr>
            </w:pPr>
            <w:r w:rsidDel="00000000" w:rsidR="00000000" w:rsidRPr="00000000">
              <w:rPr>
                <w:sz w:val="18"/>
                <w:szCs w:val="18"/>
                <w:rtl w:val="0"/>
              </w:rPr>
              <w:t xml:space="preserve">When this device was added to the incident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47">
            <w:pPr>
              <w:spacing w:after="40" w:before="40" w:lineRule="auto"/>
              <w:rPr>
                <w:sz w:val="18"/>
                <w:szCs w:val="18"/>
              </w:rPr>
            </w:pPr>
            <w:r w:rsidDel="00000000" w:rsidR="00000000" w:rsidRPr="00000000">
              <w:rPr>
                <w:sz w:val="18"/>
                <w:szCs w:val="18"/>
                <w:rtl w:val="0"/>
              </w:rPr>
              <w:t xml:space="preserve">2026-03-18 05:46:43.119</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48">
            <w:pPr>
              <w:spacing w:after="40" w:before="40" w:lineRule="auto"/>
              <w:rPr>
                <w:sz w:val="18"/>
                <w:szCs w:val="18"/>
              </w:rPr>
            </w:pPr>
            <w:r w:rsidDel="00000000" w:rsidR="00000000" w:rsidRPr="00000000">
              <w:rPr>
                <w:sz w:val="18"/>
                <w:szCs w:val="18"/>
                <w:rtl w:val="0"/>
              </w:rPr>
              <w:t xml:space="preserve">Time device was detected as part of the outage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49">
            <w:pPr>
              <w:spacing w:after="40" w:before="40" w:lineRule="auto"/>
              <w:rPr>
                <w:sz w:val="18"/>
                <w:szCs w:val="18"/>
              </w:rPr>
            </w:pPr>
            <w:r w:rsidDel="00000000" w:rsidR="00000000" w:rsidRPr="00000000">
              <w:rPr>
                <w:sz w:val="18"/>
                <w:szCs w:val="18"/>
                <w:rtl w:val="0"/>
              </w:rPr>
              <w:t xml:space="preserve">UPDATED_AT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4A">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4B">
            <w:pPr>
              <w:spacing w:after="40" w:before="40" w:lineRule="auto"/>
              <w:rPr>
                <w:sz w:val="18"/>
                <w:szCs w:val="18"/>
              </w:rPr>
            </w:pPr>
            <w:r w:rsidDel="00000000" w:rsidR="00000000" w:rsidRPr="00000000">
              <w:rPr>
                <w:sz w:val="18"/>
                <w:szCs w:val="18"/>
                <w:rtl w:val="0"/>
              </w:rPr>
              <w:t xml:space="preserve">When the record was last updated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4C">
            <w:pPr>
              <w:spacing w:after="40" w:before="40" w:lineRule="auto"/>
              <w:rPr>
                <w:sz w:val="18"/>
                <w:szCs w:val="18"/>
              </w:rPr>
            </w:pPr>
            <w:r w:rsidDel="00000000" w:rsidR="00000000" w:rsidRPr="00000000">
              <w:rPr>
                <w:sz w:val="18"/>
                <w:szCs w:val="18"/>
                <w:rtl w:val="0"/>
              </w:rPr>
              <w:t xml:space="preserve">2026-03-18 06:07:59.406</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4D">
            <w:pPr>
              <w:spacing w:after="40" w:before="40" w:lineRule="auto"/>
              <w:rPr>
                <w:sz w:val="18"/>
                <w:szCs w:val="18"/>
              </w:rPr>
            </w:pPr>
            <w:r w:rsidDel="00000000" w:rsidR="00000000" w:rsidRPr="00000000">
              <w:rPr>
                <w:sz w:val="18"/>
                <w:szCs w:val="18"/>
                <w:rtl w:val="0"/>
              </w:rPr>
              <w:t xml:space="preserve">Updated when device recovers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4E">
            <w:pPr>
              <w:spacing w:after="40" w:before="40" w:lineRule="auto"/>
              <w:rPr>
                <w:sz w:val="18"/>
                <w:szCs w:val="18"/>
              </w:rPr>
            </w:pPr>
            <w:r w:rsidDel="00000000" w:rsidR="00000000" w:rsidRPr="00000000">
              <w:rPr>
                <w:sz w:val="18"/>
                <w:szCs w:val="18"/>
                <w:rtl w:val="0"/>
              </w:rPr>
              <w:t xml:space="preserve">_FIVETRAN_DELETED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4F">
            <w:pPr>
              <w:spacing w:after="40" w:before="40" w:lineRule="auto"/>
              <w:rPr>
                <w:sz w:val="18"/>
                <w:szCs w:val="18"/>
              </w:rPr>
            </w:pPr>
            <w:r w:rsidDel="00000000" w:rsidR="00000000" w:rsidRPr="00000000">
              <w:rPr>
                <w:sz w:val="18"/>
                <w:szCs w:val="18"/>
                <w:rtl w:val="0"/>
              </w:rPr>
              <w:t xml:space="preserve">BOOLEAN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50">
            <w:pPr>
              <w:spacing w:after="40" w:before="40" w:lineRule="auto"/>
              <w:rPr>
                <w:sz w:val="18"/>
                <w:szCs w:val="18"/>
              </w:rPr>
            </w:pPr>
            <w:r w:rsidDel="00000000" w:rsidR="00000000" w:rsidRPr="00000000">
              <w:rPr>
                <w:sz w:val="18"/>
                <w:szCs w:val="18"/>
                <w:rtl w:val="0"/>
              </w:rPr>
              <w:t xml:space="preserve">Soft delete flag from Fivetran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51">
            <w:pPr>
              <w:spacing w:after="40" w:before="40" w:lineRule="auto"/>
              <w:rPr>
                <w:sz w:val="18"/>
                <w:szCs w:val="18"/>
              </w:rPr>
            </w:pPr>
            <w:r w:rsidDel="00000000" w:rsidR="00000000" w:rsidRPr="00000000">
              <w:rPr>
                <w:sz w:val="18"/>
                <w:szCs w:val="18"/>
                <w:rtl w:val="0"/>
              </w:rPr>
              <w:t xml:space="preserve">false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52">
            <w:pPr>
              <w:spacing w:after="40" w:before="40" w:lineRule="auto"/>
              <w:rPr>
                <w:sz w:val="18"/>
                <w:szCs w:val="18"/>
              </w:rPr>
            </w:pPr>
            <w:r w:rsidDel="00000000" w:rsidR="00000000" w:rsidRPr="00000000">
              <w:rPr>
                <w:sz w:val="18"/>
                <w:szCs w:val="18"/>
                <w:rtl w:val="0"/>
              </w:rPr>
              <w:t xml:space="preserve">Filter = false in all production queries</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53">
            <w:pPr>
              <w:spacing w:after="40" w:before="40" w:lineRule="auto"/>
              <w:rPr>
                <w:sz w:val="18"/>
                <w:szCs w:val="18"/>
              </w:rPr>
            </w:pPr>
            <w:r w:rsidDel="00000000" w:rsidR="00000000" w:rsidRPr="00000000">
              <w:rPr>
                <w:sz w:val="18"/>
                <w:szCs w:val="18"/>
                <w:rtl w:val="0"/>
              </w:rPr>
              <w:t xml:space="preserve">_FIVETRAN_SYNCED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54">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55">
            <w:pPr>
              <w:spacing w:after="40" w:before="40" w:lineRule="auto"/>
              <w:rPr>
                <w:sz w:val="18"/>
                <w:szCs w:val="18"/>
              </w:rPr>
            </w:pPr>
            <w:r w:rsidDel="00000000" w:rsidR="00000000" w:rsidRPr="00000000">
              <w:rPr>
                <w:sz w:val="18"/>
                <w:szCs w:val="18"/>
                <w:rtl w:val="0"/>
              </w:rPr>
              <w:t xml:space="preserve">When Fivetran last synced this row</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56">
            <w:pPr>
              <w:spacing w:after="40" w:before="40" w:lineRule="auto"/>
              <w:rPr>
                <w:sz w:val="18"/>
                <w:szCs w:val="18"/>
              </w:rPr>
            </w:pPr>
            <w:r w:rsidDel="00000000" w:rsidR="00000000" w:rsidRPr="00000000">
              <w:rPr>
                <w:sz w:val="18"/>
                <w:szCs w:val="18"/>
                <w:rtl w:val="0"/>
              </w:rPr>
              <w:t xml:space="preserve">2026-03-18 06:21:41.610 Z</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57">
            <w:pPr>
              <w:spacing w:after="40" w:before="40" w:lineRule="auto"/>
              <w:rPr>
                <w:sz w:val="18"/>
                <w:szCs w:val="18"/>
              </w:rPr>
            </w:pPr>
            <w:r w:rsidDel="00000000" w:rsidR="00000000" w:rsidRPr="00000000">
              <w:rPr>
                <w:sz w:val="18"/>
                <w:szCs w:val="18"/>
                <w:rtl w:val="0"/>
              </w:rPr>
              <w:t xml:space="preserve">~13 min lag from UPDATED_AT to sync</w:t>
            </w:r>
          </w:p>
        </w:tc>
      </w:tr>
    </w:tbl>
    <w:p w:rsidR="00000000" w:rsidDel="00000000" w:rsidP="00000000" w:rsidRDefault="00000000" w:rsidRPr="00000000" w14:paraId="00000458">
      <w:pPr>
        <w:spacing w:after="240" w:before="240" w:lineRule="auto"/>
        <w:rPr/>
      </w:pPr>
      <w:r w:rsidDel="00000000" w:rsidR="00000000" w:rsidRPr="00000000">
        <w:rPr>
          <w:rtl w:val="0"/>
        </w:rPr>
        <w:t xml:space="preserve"> </w:t>
      </w:r>
    </w:p>
    <w:p w:rsidR="00000000" w:rsidDel="00000000" w:rsidP="00000000" w:rsidRDefault="00000000" w:rsidRPr="00000000" w14:paraId="00000459">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3. Key Metrics Derived From This Table</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460"/>
        <w:tblGridChange w:id="0">
          <w:tblGrid>
            <w:gridCol w:w="3465"/>
            <w:gridCol w:w="546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5A">
            <w:pPr>
              <w:spacing w:after="40" w:before="40" w:lineRule="auto"/>
              <w:rPr>
                <w:b w:val="1"/>
                <w:bCs w:val="1"/>
                <w:color w:val="ffffff"/>
                <w:sz w:val="18"/>
                <w:szCs w:val="18"/>
              </w:rPr>
            </w:pPr>
            <w:r w:rsidDel="00000000" w:rsidR="00000000" w:rsidRPr="00000000">
              <w:rPr>
                <w:b w:val="1"/>
                <w:bCs w:val="1"/>
                <w:color w:val="ffffff"/>
                <w:sz w:val="18"/>
                <w:szCs w:val="18"/>
                <w:rtl w:val="0"/>
              </w:rPr>
              <w:t xml:space="preserve">Metric</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5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Formula / Logic</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5C">
            <w:pPr>
              <w:spacing w:after="40" w:before="40" w:lineRule="auto"/>
              <w:rPr>
                <w:sz w:val="18"/>
                <w:szCs w:val="18"/>
              </w:rPr>
            </w:pPr>
            <w:r w:rsidDel="00000000" w:rsidR="00000000" w:rsidRPr="00000000">
              <w:rPr>
                <w:sz w:val="18"/>
                <w:szCs w:val="18"/>
                <w:rtl w:val="0"/>
              </w:rPr>
              <w:t xml:space="preserve">Device outage duration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5D">
            <w:pPr>
              <w:spacing w:after="40" w:before="40" w:lineRule="auto"/>
              <w:rPr>
                <w:sz w:val="18"/>
                <w:szCs w:val="18"/>
              </w:rPr>
            </w:pPr>
            <w:r w:rsidDel="00000000" w:rsidR="00000000" w:rsidRPr="00000000">
              <w:rPr>
                <w:sz w:val="18"/>
                <w:szCs w:val="18"/>
                <w:rtl w:val="0"/>
              </w:rPr>
              <w:t xml:space="preserve">RECOVERY_AT - CREATED_AT (for RECOVERED devices)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5E">
            <w:pPr>
              <w:spacing w:after="40" w:before="40" w:lineRule="auto"/>
              <w:rPr>
                <w:sz w:val="18"/>
                <w:szCs w:val="18"/>
              </w:rPr>
            </w:pPr>
            <w:r w:rsidDel="00000000" w:rsidR="00000000" w:rsidRPr="00000000">
              <w:rPr>
                <w:sz w:val="18"/>
                <w:szCs w:val="18"/>
                <w:rtl w:val="0"/>
              </w:rPr>
              <w:t xml:space="preserve">Devices still pending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5F">
            <w:pPr>
              <w:spacing w:after="40" w:before="40" w:lineRule="auto"/>
              <w:rPr>
                <w:sz w:val="18"/>
                <w:szCs w:val="18"/>
              </w:rPr>
            </w:pPr>
            <w:r w:rsidDel="00000000" w:rsidR="00000000" w:rsidRPr="00000000">
              <w:rPr>
                <w:sz w:val="18"/>
                <w:szCs w:val="18"/>
                <w:rtl w:val="0"/>
              </w:rPr>
              <w:t xml:space="preserve">COUNT(*) WHERE STATUS = 'PENDING'</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60">
            <w:pPr>
              <w:spacing w:after="40" w:before="40" w:lineRule="auto"/>
              <w:rPr>
                <w:sz w:val="18"/>
                <w:szCs w:val="18"/>
              </w:rPr>
            </w:pPr>
            <w:r w:rsidDel="00000000" w:rsidR="00000000" w:rsidRPr="00000000">
              <w:rPr>
                <w:sz w:val="18"/>
                <w:szCs w:val="18"/>
                <w:rtl w:val="0"/>
              </w:rPr>
              <w:t xml:space="preserve">Recovery rate per incident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61">
            <w:pPr>
              <w:spacing w:after="40" w:before="40" w:lineRule="auto"/>
              <w:rPr>
                <w:sz w:val="18"/>
                <w:szCs w:val="18"/>
              </w:rPr>
            </w:pPr>
            <w:r w:rsidDel="00000000" w:rsidR="00000000" w:rsidRPr="00000000">
              <w:rPr>
                <w:sz w:val="18"/>
                <w:szCs w:val="18"/>
                <w:rtl w:val="0"/>
              </w:rPr>
              <w:t xml:space="preserve">COUNT(RECOVERED) / COUNT(*) * 100 GROUP BY INCIDENT_ID</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62">
            <w:pPr>
              <w:spacing w:after="40" w:before="40" w:lineRule="auto"/>
              <w:rPr>
                <w:sz w:val="18"/>
                <w:szCs w:val="18"/>
              </w:rPr>
            </w:pPr>
            <w:r w:rsidDel="00000000" w:rsidR="00000000" w:rsidRPr="00000000">
              <w:rPr>
                <w:sz w:val="18"/>
                <w:szCs w:val="18"/>
                <w:rtl w:val="0"/>
              </w:rPr>
              <w:t xml:space="preserve">Avg device recovery time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63">
            <w:pPr>
              <w:spacing w:after="40" w:before="40" w:lineRule="auto"/>
              <w:rPr>
                <w:sz w:val="18"/>
                <w:szCs w:val="18"/>
              </w:rPr>
            </w:pPr>
            <w:r w:rsidDel="00000000" w:rsidR="00000000" w:rsidRPr="00000000">
              <w:rPr>
                <w:sz w:val="18"/>
                <w:szCs w:val="18"/>
                <w:rtl w:val="0"/>
              </w:rPr>
              <w:t xml:space="preserve">AVG(RECOVERY_AT - CREATED_AT) for RECOVERED devices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64">
            <w:pPr>
              <w:spacing w:after="40" w:before="40" w:lineRule="auto"/>
              <w:rPr>
                <w:sz w:val="18"/>
                <w:szCs w:val="18"/>
              </w:rPr>
            </w:pPr>
            <w:r w:rsidDel="00000000" w:rsidR="00000000" w:rsidRPr="00000000">
              <w:rPr>
                <w:sz w:val="18"/>
                <w:szCs w:val="18"/>
                <w:rtl w:val="0"/>
              </w:rPr>
              <w:t xml:space="preserve">Repeat offenders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65">
            <w:pPr>
              <w:spacing w:after="40" w:before="40" w:lineRule="auto"/>
              <w:rPr>
                <w:sz w:val="18"/>
                <w:szCs w:val="18"/>
              </w:rPr>
            </w:pPr>
            <w:r w:rsidDel="00000000" w:rsidR="00000000" w:rsidRPr="00000000">
              <w:rPr>
                <w:sz w:val="18"/>
                <w:szCs w:val="18"/>
                <w:rtl w:val="0"/>
              </w:rPr>
              <w:t xml:space="preserve">DEVICE_IDs appearing in COUNT(DISTINCT INCIDENT_ID) &gt; 1</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66">
            <w:pPr>
              <w:spacing w:after="40" w:before="40" w:lineRule="auto"/>
              <w:rPr>
                <w:sz w:val="18"/>
                <w:szCs w:val="18"/>
              </w:rPr>
            </w:pPr>
            <w:r w:rsidDel="00000000" w:rsidR="00000000" w:rsidRPr="00000000">
              <w:rPr>
                <w:sz w:val="18"/>
                <w:szCs w:val="18"/>
                <w:rtl w:val="0"/>
              </w:rPr>
              <w:t xml:space="preserve">Fivetran sync lag</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67">
            <w:pPr>
              <w:spacing w:after="40" w:before="40" w:lineRule="auto"/>
              <w:rPr>
                <w:sz w:val="18"/>
                <w:szCs w:val="18"/>
              </w:rPr>
            </w:pPr>
            <w:r w:rsidDel="00000000" w:rsidR="00000000" w:rsidRPr="00000000">
              <w:rPr>
                <w:sz w:val="18"/>
                <w:szCs w:val="18"/>
                <w:rtl w:val="0"/>
              </w:rPr>
              <w:t xml:space="preserve">_FIVETRAN_SYNCED - UPDATED_AT (observed ~13 min)</w:t>
            </w:r>
          </w:p>
        </w:tc>
      </w:tr>
    </w:tbl>
    <w:p w:rsidR="00000000" w:rsidDel="00000000" w:rsidP="00000000" w:rsidRDefault="00000000" w:rsidRPr="00000000" w14:paraId="00000468">
      <w:pPr>
        <w:spacing w:after="240" w:before="240" w:lineRule="auto"/>
        <w:rPr/>
      </w:pPr>
      <w:r w:rsidDel="00000000" w:rsidR="00000000" w:rsidRPr="00000000">
        <w:rPr>
          <w:rtl w:val="0"/>
        </w:rPr>
        <w:t xml:space="preserve"> </w:t>
      </w:r>
    </w:p>
    <w:p w:rsidR="00000000" w:rsidDel="00000000" w:rsidP="00000000" w:rsidRDefault="00000000" w:rsidRPr="00000000" w14:paraId="00000469">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4. Data Quality Checks</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985"/>
        <w:tblGridChange w:id="0">
          <w:tblGrid>
            <w:gridCol w:w="2925"/>
            <w:gridCol w:w="598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6A">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Check</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6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Observation / Action</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6C">
            <w:pPr>
              <w:spacing w:after="40" w:before="40" w:lineRule="auto"/>
              <w:rPr>
                <w:sz w:val="18"/>
                <w:szCs w:val="18"/>
              </w:rPr>
            </w:pPr>
            <w:r w:rsidDel="00000000" w:rsidR="00000000" w:rsidRPr="00000000">
              <w:rPr>
                <w:sz w:val="18"/>
                <w:szCs w:val="18"/>
                <w:rtl w:val="0"/>
              </w:rPr>
              <w:t xml:space="preserve">RECOVERY_AT null rate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6D">
            <w:pPr>
              <w:spacing w:after="40" w:before="40" w:lineRule="auto"/>
              <w:rPr>
                <w:sz w:val="18"/>
                <w:szCs w:val="18"/>
              </w:rPr>
            </w:pPr>
            <w:r w:rsidDel="00000000" w:rsidR="00000000" w:rsidRPr="00000000">
              <w:rPr>
                <w:sz w:val="18"/>
                <w:szCs w:val="18"/>
                <w:rtl w:val="0"/>
              </w:rPr>
              <w:t xml:space="preserve">49.86% of rows have null RECOVERY_AT — matches PENDING status; expected</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6E">
            <w:pPr>
              <w:spacing w:after="40" w:before="40" w:lineRule="auto"/>
              <w:rPr>
                <w:sz w:val="18"/>
                <w:szCs w:val="18"/>
              </w:rPr>
            </w:pPr>
            <w:r w:rsidDel="00000000" w:rsidR="00000000" w:rsidRPr="00000000">
              <w:rPr>
                <w:sz w:val="18"/>
                <w:szCs w:val="18"/>
                <w:rtl w:val="0"/>
              </w:rPr>
              <w:t xml:space="preserve">STATUS vs RECOVERY_AT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6F">
            <w:pPr>
              <w:spacing w:after="40" w:before="40" w:lineRule="auto"/>
              <w:rPr>
                <w:sz w:val="18"/>
                <w:szCs w:val="18"/>
              </w:rPr>
            </w:pPr>
            <w:r w:rsidDel="00000000" w:rsidR="00000000" w:rsidRPr="00000000">
              <w:rPr>
                <w:sz w:val="18"/>
                <w:szCs w:val="18"/>
                <w:rtl w:val="0"/>
              </w:rPr>
              <w:t xml:space="preserve">RECOVERED must have non-null RECOVERY_AT; PENDING must have null</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70">
            <w:pPr>
              <w:spacing w:after="40" w:before="40" w:lineRule="auto"/>
              <w:rPr>
                <w:sz w:val="18"/>
                <w:szCs w:val="18"/>
              </w:rPr>
            </w:pPr>
            <w:r w:rsidDel="00000000" w:rsidR="00000000" w:rsidRPr="00000000">
              <w:rPr>
                <w:sz w:val="18"/>
                <w:szCs w:val="18"/>
                <w:rtl w:val="0"/>
              </w:rPr>
              <w:t xml:space="preserve">_FIVETRAN_DELETED rows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71">
            <w:pPr>
              <w:spacing w:after="40" w:before="40" w:lineRule="auto"/>
              <w:rPr>
                <w:sz w:val="18"/>
                <w:szCs w:val="18"/>
              </w:rPr>
            </w:pPr>
            <w:r w:rsidDel="00000000" w:rsidR="00000000" w:rsidRPr="00000000">
              <w:rPr>
                <w:sz w:val="18"/>
                <w:szCs w:val="18"/>
                <w:rtl w:val="0"/>
              </w:rPr>
              <w:t xml:space="preserve">Present in sample — always filter out; soft-deleted records for audit trail</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72">
            <w:pPr>
              <w:spacing w:after="40" w:before="40" w:lineRule="auto"/>
              <w:rPr>
                <w:sz w:val="18"/>
                <w:szCs w:val="18"/>
              </w:rPr>
            </w:pPr>
            <w:r w:rsidDel="00000000" w:rsidR="00000000" w:rsidRPr="00000000">
              <w:rPr>
                <w:sz w:val="18"/>
                <w:szCs w:val="18"/>
                <w:rtl w:val="0"/>
              </w:rPr>
              <w:t xml:space="preserve">DEVICE_ID format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73">
            <w:pPr>
              <w:spacing w:after="40" w:before="40" w:lineRule="auto"/>
              <w:rPr>
                <w:sz w:val="18"/>
                <w:szCs w:val="18"/>
              </w:rPr>
            </w:pPr>
            <w:r w:rsidDel="00000000" w:rsidR="00000000" w:rsidRPr="00000000">
              <w:rPr>
                <w:sz w:val="18"/>
                <w:szCs w:val="18"/>
                <w:rtl w:val="0"/>
              </w:rPr>
              <w:t xml:space="preserve">All start with GX or SY — validate no other prefixes exist</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74">
            <w:pPr>
              <w:spacing w:after="40" w:before="40" w:lineRule="auto"/>
              <w:rPr>
                <w:sz w:val="18"/>
                <w:szCs w:val="18"/>
              </w:rPr>
            </w:pPr>
            <w:r w:rsidDel="00000000" w:rsidR="00000000" w:rsidRPr="00000000">
              <w:rPr>
                <w:sz w:val="18"/>
                <w:szCs w:val="18"/>
                <w:rtl w:val="0"/>
              </w:rPr>
              <w:t xml:space="preserve">Duplicate device/incident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75">
            <w:pPr>
              <w:spacing w:after="40" w:before="40" w:lineRule="auto"/>
              <w:rPr>
                <w:sz w:val="18"/>
                <w:szCs w:val="18"/>
              </w:rPr>
            </w:pPr>
            <w:r w:rsidDel="00000000" w:rsidR="00000000" w:rsidRPr="00000000">
              <w:rPr>
                <w:sz w:val="18"/>
                <w:szCs w:val="18"/>
                <w:rtl w:val="0"/>
              </w:rPr>
              <w:t xml:space="preserve">(INCIDENT_ID, DEVICE_ID) should be unique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76">
            <w:pPr>
              <w:spacing w:after="40" w:before="40" w:lineRule="auto"/>
              <w:rPr>
                <w:sz w:val="18"/>
                <w:szCs w:val="18"/>
              </w:rPr>
            </w:pPr>
            <w:r w:rsidDel="00000000" w:rsidR="00000000" w:rsidRPr="00000000">
              <w:rPr>
                <w:sz w:val="18"/>
                <w:szCs w:val="18"/>
                <w:rtl w:val="0"/>
              </w:rPr>
              <w:t xml:space="preserve">Recovery before creation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77">
            <w:pPr>
              <w:spacing w:after="40" w:before="40" w:lineRule="auto"/>
              <w:rPr>
                <w:sz w:val="18"/>
                <w:szCs w:val="18"/>
              </w:rPr>
            </w:pPr>
            <w:r w:rsidDel="00000000" w:rsidR="00000000" w:rsidRPr="00000000">
              <w:rPr>
                <w:sz w:val="18"/>
                <w:szCs w:val="18"/>
                <w:rtl w:val="0"/>
              </w:rPr>
              <w:t xml:space="preserve">RECOVERY_AT &lt; CREATED_AT would be invalid — check for this</w:t>
            </w:r>
          </w:p>
        </w:tc>
      </w:tr>
    </w:tbl>
    <w:p w:rsidR="00000000" w:rsidDel="00000000" w:rsidP="00000000" w:rsidRDefault="00000000" w:rsidRPr="00000000" w14:paraId="00000478">
      <w:pPr>
        <w:spacing w:after="240" w:before="240" w:lineRule="auto"/>
        <w:rPr/>
      </w:pPr>
      <w:r w:rsidDel="00000000" w:rsidR="00000000" w:rsidRPr="00000000">
        <w:rPr>
          <w:rtl w:val="0"/>
        </w:rPr>
        <w:t xml:space="preserve"> </w:t>
      </w:r>
    </w:p>
    <w:p w:rsidR="00000000" w:rsidDel="00000000" w:rsidP="00000000" w:rsidRDefault="00000000" w:rsidRPr="00000000" w14:paraId="00000479">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5. Common Joins / Relationships</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3285"/>
        <w:gridCol w:w="2070"/>
        <w:tblGridChange w:id="0">
          <w:tblGrid>
            <w:gridCol w:w="3555"/>
            <w:gridCol w:w="3285"/>
            <w:gridCol w:w="207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7A">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To</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7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Key</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7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7D">
            <w:pPr>
              <w:spacing w:after="40" w:before="40" w:lineRule="auto"/>
              <w:rPr>
                <w:sz w:val="18"/>
                <w:szCs w:val="18"/>
              </w:rPr>
            </w:pPr>
            <w:r w:rsidDel="00000000" w:rsidR="00000000" w:rsidRPr="00000000">
              <w:rPr>
                <w:sz w:val="18"/>
                <w:szCs w:val="18"/>
                <w:rtl w:val="0"/>
              </w:rPr>
              <w:t xml:space="preserve">incidents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7E">
            <w:pPr>
              <w:spacing w:after="40" w:before="40" w:lineRule="auto"/>
              <w:rPr>
                <w:sz w:val="18"/>
                <w:szCs w:val="18"/>
              </w:rPr>
            </w:pPr>
            <w:r w:rsidDel="00000000" w:rsidR="00000000" w:rsidRPr="00000000">
              <w:rPr>
                <w:sz w:val="18"/>
                <w:szCs w:val="18"/>
                <w:rtl w:val="0"/>
              </w:rPr>
              <w:t xml:space="preserve">INCIDENT_ID = incidents.ID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7F">
            <w:pPr>
              <w:spacing w:after="40" w:before="40" w:lineRule="auto"/>
              <w:rPr>
                <w:sz w:val="18"/>
                <w:szCs w:val="18"/>
              </w:rPr>
            </w:pPr>
            <w:r w:rsidDel="00000000" w:rsidR="00000000" w:rsidRPr="00000000">
              <w:rPr>
                <w:sz w:val="18"/>
                <w:szCs w:val="18"/>
                <w:rtl w:val="0"/>
              </w:rPr>
              <w:t xml:space="preserve">Get incident severity, partner, duration</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80">
            <w:pPr>
              <w:spacing w:after="40" w:before="40" w:lineRule="auto"/>
              <w:rPr>
                <w:sz w:val="18"/>
                <w:szCs w:val="18"/>
              </w:rPr>
            </w:pPr>
            <w:r w:rsidDel="00000000" w:rsidR="00000000" w:rsidRPr="00000000">
              <w:rPr>
                <w:sz w:val="18"/>
                <w:szCs w:val="18"/>
                <w:rtl w:val="0"/>
              </w:rPr>
              <w:t xml:space="preserve">HOURLY_DEVICE_PING_INFLUX</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81">
            <w:pPr>
              <w:spacing w:after="40" w:before="40" w:lineRule="auto"/>
              <w:rPr>
                <w:sz w:val="18"/>
                <w:szCs w:val="18"/>
              </w:rPr>
            </w:pPr>
            <w:r w:rsidDel="00000000" w:rsidR="00000000" w:rsidRPr="00000000">
              <w:rPr>
                <w:sz w:val="18"/>
                <w:szCs w:val="18"/>
                <w:rtl w:val="0"/>
              </w:rPr>
              <w:t xml:space="preserve">DEVICE_ID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82">
            <w:pPr>
              <w:spacing w:after="40" w:before="40" w:lineRule="auto"/>
              <w:rPr>
                <w:sz w:val="18"/>
                <w:szCs w:val="18"/>
              </w:rPr>
            </w:pPr>
            <w:r w:rsidDel="00000000" w:rsidR="00000000" w:rsidRPr="00000000">
              <w:rPr>
                <w:sz w:val="18"/>
                <w:szCs w:val="18"/>
                <w:rtl w:val="0"/>
              </w:rPr>
              <w:t xml:space="preserve">Validate ping drops during incident window</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83">
            <w:pPr>
              <w:spacing w:after="40" w:before="40" w:lineRule="auto"/>
              <w:rPr>
                <w:sz w:val="18"/>
                <w:szCs w:val="18"/>
              </w:rPr>
            </w:pPr>
            <w:r w:rsidDel="00000000" w:rsidR="00000000" w:rsidRPr="00000000">
              <w:rPr>
                <w:sz w:val="18"/>
                <w:szCs w:val="18"/>
                <w:rtl w:val="0"/>
              </w:rPr>
              <w:t xml:space="preserve">DAILY_DATA_USAGE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84">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DEVICE_ID → NASID mapping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85">
            <w:pPr>
              <w:spacing w:after="40" w:before="40" w:lineRule="auto"/>
              <w:rPr>
                <w:sz w:val="18"/>
                <w:szCs w:val="18"/>
              </w:rPr>
            </w:pPr>
            <w:r w:rsidDel="00000000" w:rsidR="00000000" w:rsidRPr="00000000">
              <w:rPr>
                <w:sz w:val="18"/>
                <w:szCs w:val="18"/>
                <w:rtl w:val="0"/>
              </w:rPr>
              <w:t xml:space="preserve">Measure data loss during outage</w:t>
            </w:r>
          </w:p>
        </w:tc>
      </w:tr>
    </w:tbl>
    <w:p w:rsidR="00000000" w:rsidDel="00000000" w:rsidP="00000000" w:rsidRDefault="00000000" w:rsidRPr="00000000" w14:paraId="00000486">
      <w:pPr>
        <w:spacing w:after="240" w:before="240" w:lineRule="auto"/>
        <w:rPr/>
      </w:pPr>
      <w:r w:rsidDel="00000000" w:rsidR="00000000" w:rsidRPr="00000000">
        <w:rPr>
          <w:rtl w:val="0"/>
        </w:rPr>
        <w:t xml:space="preserve"> </w:t>
      </w:r>
    </w:p>
    <w:p w:rsidR="00000000" w:rsidDel="00000000" w:rsidP="00000000" w:rsidRDefault="00000000" w:rsidRPr="00000000" w14:paraId="00000487">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6. Analytical Use Cases</w:t>
      </w:r>
    </w:p>
    <w:p w:rsidR="00000000" w:rsidDel="00000000" w:rsidP="00000000" w:rsidRDefault="00000000" w:rsidRPr="00000000" w14:paraId="00000488">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Device-level SLA tracking: Was this specific router restored within the promised SLA window?</w:t>
      </w:r>
    </w:p>
    <w:p w:rsidR="00000000" w:rsidDel="00000000" w:rsidP="00000000" w:rsidRDefault="00000000" w:rsidRPr="00000000" w14:paraId="00000489">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Repeat offender detection: DEVICE_IDs appearing in multiple incidents (bad hardware/location)</w:t>
      </w:r>
    </w:p>
    <w:p w:rsidR="00000000" w:rsidDel="00000000" w:rsidP="00000000" w:rsidRDefault="00000000" w:rsidRPr="00000000" w14:paraId="0000048A">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262626"/>
          <w:sz w:val="20"/>
          <w:szCs w:val="20"/>
          <w:rtl w:val="0"/>
        </w:rPr>
        <w:t xml:space="preserve">Bulk recovery events: Many devices recovering at same timestamp → upstream fix applied</w:t>
      </w:r>
    </w:p>
    <w:p w:rsidR="00000000" w:rsidDel="00000000" w:rsidP="00000000" w:rsidRDefault="00000000" w:rsidRPr="00000000" w14:paraId="0000048B">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Field technician dispatch: List PENDING devices for a given incident to dispatch support</w:t>
      </w:r>
    </w:p>
    <w:p w:rsidR="00000000" w:rsidDel="00000000" w:rsidP="00000000" w:rsidRDefault="00000000" w:rsidRPr="00000000" w14:paraId="0000048C">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Customer communication: Identify affected customers by joining DEVICE_ID to customer records</w:t>
      </w:r>
    </w:p>
    <w:p w:rsidR="00000000" w:rsidDel="00000000" w:rsidP="00000000" w:rsidRDefault="00000000" w:rsidRPr="00000000" w14:paraId="0000048D">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7. Sample Queries</w:t>
      </w:r>
    </w:p>
    <w:p w:rsidR="00000000" w:rsidDel="00000000" w:rsidP="00000000" w:rsidRDefault="00000000" w:rsidRPr="00000000" w14:paraId="0000048E">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1 — All pending (unrecovered) devices</w:t>
      </w:r>
    </w:p>
    <w:p w:rsidR="00000000" w:rsidDel="00000000" w:rsidP="00000000" w:rsidRDefault="00000000" w:rsidRPr="00000000" w14:paraId="0000048F">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iid.DEVICE_ID, iid.INCIDENT_ID, iid.CREATED_AT,</w:t>
        <w:br w:type="textWrapping"/>
        <w:t xml:space="preserve"> </w:t>
        <w:tab/>
        <w:t xml:space="preserve">DATEDIFF('minute', iid.CREATED_AT, CURRENT_TIMESTAMP) AS minutes_down,</w:t>
        <w:br w:type="textWrapping"/>
        <w:t xml:space="preserve"> </w:t>
        <w:tab/>
        <w:t xml:space="preserve">i.SEVERITY, i.PARTNER_ID</w:t>
        <w:br w:type="textWrapping"/>
        <w:t xml:space="preserve"> FROM ...incident_impacted_device iid</w:t>
        <w:br w:type="textWrapping"/>
        <w:t xml:space="preserve"> JOIN ...incidents i ON iid.INCIDENT_ID = i.ID</w:t>
        <w:br w:type="textWrapping"/>
        <w:t xml:space="preserve"> WHERE iid.STATUS = 'PENDING' AND iid._FIVETRAN_DELETED = false</w:t>
        <w:br w:type="textWrapping"/>
        <w:t xml:space="preserve"> ORDER BY minutes_down DESC;</w:t>
      </w:r>
    </w:p>
    <w:p w:rsidR="00000000" w:rsidDel="00000000" w:rsidP="00000000" w:rsidRDefault="00000000" w:rsidRPr="00000000" w14:paraId="00000490">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2 — Average recovery time by severity</w:t>
      </w:r>
    </w:p>
    <w:p w:rsidR="00000000" w:rsidDel="00000000" w:rsidP="00000000" w:rsidRDefault="00000000" w:rsidRPr="00000000" w14:paraId="00000491">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i.SEVERITY, COUNT(iid.ID) AS total_devices,</w:t>
        <w:br w:type="textWrapping"/>
        <w:t xml:space="preserve"> </w:t>
        <w:tab/>
        <w:t xml:space="preserve">SUM(CASE WHEN iid.STATUS='RECOVERED' THEN 1 ELSE 0 END) AS recovered,</w:t>
        <w:br w:type="textWrapping"/>
        <w:t xml:space="preserve"> </w:t>
        <w:tab/>
        <w:t xml:space="preserve">ROUND(AVG(DATEDIFF('minute', iid.CREATED_AT, iid.RECOVERY_AT)),0) AS avg_recovery_min</w:t>
        <w:br w:type="textWrapping"/>
        <w:t xml:space="preserve"> FROM ...incident_impacted_device iid</w:t>
        <w:br w:type="textWrapping"/>
        <w:t xml:space="preserve"> JOIN ...incidents i ON iid.INCIDENT_ID = i.ID</w:t>
        <w:br w:type="textWrapping"/>
        <w:t xml:space="preserve"> WHERE iid._FIVETRAN_DELETED = false AND iid.STATUS = 'RECOVERED'</w:t>
        <w:br w:type="textWrapping"/>
        <w:t xml:space="preserve"> GROUP BY i.SEVERITY;</w:t>
      </w:r>
    </w:p>
    <w:p w:rsidR="00000000" w:rsidDel="00000000" w:rsidP="00000000" w:rsidRDefault="00000000" w:rsidRPr="00000000" w14:paraId="00000492">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3 — Repeat offender devices</w:t>
      </w:r>
    </w:p>
    <w:p w:rsidR="00000000" w:rsidDel="00000000" w:rsidP="00000000" w:rsidRDefault="00000000" w:rsidRPr="00000000" w14:paraId="00000493">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DEVICE_ID, COUNT(DISTINCT INCIDENT_ID) AS incident_count,</w:t>
        <w:br w:type="textWrapping"/>
        <w:t xml:space="preserve"> </w:t>
        <w:tab/>
        <w:t xml:space="preserve">MIN(CREATED_AT) AS first_incident, MAX(CREATED_AT) AS latest_incident</w:t>
        <w:br w:type="textWrapping"/>
        <w:t xml:space="preserve"> FROM ...incident_impacted_device</w:t>
        <w:br w:type="textWrapping"/>
        <w:t xml:space="preserve"> WHERE _FIVETRAN_DELETED = false</w:t>
        <w:br w:type="textWrapping"/>
        <w:t xml:space="preserve"> GROUP BY DEVICE_ID HAVING incident_count &gt; 2</w:t>
        <w:br w:type="textWrapping"/>
        <w:t xml:space="preserve"> ORDER BY incident_count DESC;</w:t>
      </w:r>
    </w:p>
    <w:p w:rsidR="00000000" w:rsidDel="00000000" w:rsidP="00000000" w:rsidRDefault="00000000" w:rsidRPr="00000000" w14:paraId="00000494">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8. Important Observations</w:t>
      </w:r>
    </w:p>
    <w:p w:rsidR="00000000" w:rsidDel="00000000" w:rsidP="00000000" w:rsidRDefault="00000000" w:rsidRPr="00000000" w14:paraId="00000495">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~50% of rows have null RECOVERY_AT — accurately reflects that half the devices were still in PENDING state at time of extract (2026-03-18).</w:t>
      </w:r>
    </w:p>
    <w:p w:rsidR="00000000" w:rsidDel="00000000" w:rsidP="00000000" w:rsidRDefault="00000000" w:rsidRPr="00000000" w14:paraId="00000496">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Device IDs follow two hardware prefixes: GX (most common) and SY (Syrotech/alternate hardware vendor).</w:t>
      </w:r>
    </w:p>
    <w:p w:rsidR="00000000" w:rsidDel="00000000" w:rsidP="00000000" w:rsidRDefault="00000000" w:rsidRPr="00000000" w14:paraId="00000497">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Fivetran sync lag is ~13 minutes — recovery events appear in Snowflake ~13 minutes after happening in source system.</w:t>
      </w:r>
    </w:p>
    <w:p w:rsidR="00000000" w:rsidDel="00000000" w:rsidP="00000000" w:rsidRDefault="00000000" w:rsidRPr="00000000" w14:paraId="00000498">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When many devices recover at the same timestamp, it indicates a central fix (NAS restart, ISP backbone restore) rather than individual recovery.</w:t>
      </w:r>
    </w:p>
    <w:p w:rsidR="00000000" w:rsidDel="00000000" w:rsidP="00000000" w:rsidRDefault="00000000" w:rsidRPr="00000000" w14:paraId="000004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tl w:val="0"/>
        </w:rPr>
        <w:t xml:space="preserve"> </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120" w:before="360" w:lineRule="auto"/>
        <w:rPr>
          <w:b w:val="1"/>
          <w:bCs w:val="1"/>
          <w:color w:val="1f497d"/>
          <w:sz w:val="36"/>
          <w:szCs w:val="36"/>
        </w:rPr>
      </w:pPr>
      <w:r w:rsidDel="00000000" w:rsidR="00000000" w:rsidRPr="00000000">
        <w:rPr>
          <w:b w:val="1"/>
          <w:bCs w:val="1"/>
          <w:color w:val="1f497d"/>
          <w:sz w:val="36"/>
          <w:szCs w:val="36"/>
          <w:rtl w:val="0"/>
        </w:rPr>
        <w:t xml:space="preserve">TABLE 7: PROD_DB.PUBLIC.CLEVERTAP_CUSTOMER</w:t>
      </w:r>
    </w:p>
    <w:p w:rsidR="00000000" w:rsidDel="00000000" w:rsidP="00000000" w:rsidRDefault="00000000" w:rsidRPr="00000000" w14:paraId="0000049C">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1. Table Overview</w:t>
      </w:r>
    </w:p>
    <w:tbl>
      <w:tblPr>
        <w:tblStyle w:val="Table3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150"/>
        <w:tblGridChange w:id="0">
          <w:tblGrid>
            <w:gridCol w:w="2760"/>
            <w:gridCol w:w="615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9D">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9E">
            <w:pPr>
              <w:spacing w:after="40" w:before="40" w:lineRule="auto"/>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9F">
            <w:pPr>
              <w:spacing w:after="40" w:before="40" w:lineRule="auto"/>
              <w:rPr>
                <w:sz w:val="18"/>
                <w:szCs w:val="18"/>
              </w:rPr>
            </w:pPr>
            <w:r w:rsidDel="00000000" w:rsidR="00000000" w:rsidRPr="00000000">
              <w:rPr>
                <w:sz w:val="18"/>
                <w:szCs w:val="18"/>
                <w:rtl w:val="0"/>
              </w:rPr>
              <w:t xml:space="preserve">Table Name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A0">
            <w:pPr>
              <w:spacing w:after="40" w:before="40" w:lineRule="auto"/>
              <w:rPr>
                <w:sz w:val="18"/>
                <w:szCs w:val="18"/>
              </w:rPr>
            </w:pPr>
            <w:r w:rsidDel="00000000" w:rsidR="00000000" w:rsidRPr="00000000">
              <w:rPr>
                <w:sz w:val="18"/>
                <w:szCs w:val="18"/>
                <w:rtl w:val="0"/>
              </w:rPr>
              <w:t xml:space="preserve">PROD_DB.PUBLIC.CLEVERTAP_CUSTOMER</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A1">
            <w:pPr>
              <w:spacing w:after="40" w:before="40" w:lineRule="auto"/>
              <w:rPr>
                <w:sz w:val="18"/>
                <w:szCs w:val="18"/>
              </w:rPr>
            </w:pPr>
            <w:r w:rsidDel="00000000" w:rsidR="00000000" w:rsidRPr="00000000">
              <w:rPr>
                <w:sz w:val="18"/>
                <w:szCs w:val="18"/>
                <w:rtl w:val="0"/>
              </w:rPr>
              <w:t xml:space="preserve">Business Purpose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A2">
            <w:pPr>
              <w:spacing w:after="40" w:before="40" w:lineRule="auto"/>
              <w:rPr>
                <w:sz w:val="18"/>
                <w:szCs w:val="18"/>
              </w:rPr>
            </w:pPr>
            <w:r w:rsidDel="00000000" w:rsidR="00000000" w:rsidRPr="00000000">
              <w:rPr>
                <w:sz w:val="18"/>
                <w:szCs w:val="18"/>
                <w:rtl w:val="0"/>
              </w:rPr>
              <w:t xml:space="preserve">App-level behavioral event data from CleverTap (a mobile analytics/engagement platform). Each row captures an in-app event fired by a customer's mobile app, plus a large JSON PROPERTIES blob containing event attributes AND the user's full profile snapshot. Used for user journey analysis, churn prediction, app engagement tracking, and customer segmentation.</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A3">
            <w:pPr>
              <w:spacing w:after="40" w:before="40" w:lineRule="auto"/>
              <w:rPr>
                <w:sz w:val="18"/>
                <w:szCs w:val="18"/>
              </w:rPr>
            </w:pPr>
            <w:r w:rsidDel="00000000" w:rsidR="00000000" w:rsidRPr="00000000">
              <w:rPr>
                <w:sz w:val="18"/>
                <w:szCs w:val="18"/>
                <w:rtl w:val="0"/>
              </w:rPr>
              <w:t xml:space="preserve">Data Source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A4">
            <w:pPr>
              <w:spacing w:after="40" w:before="40" w:lineRule="auto"/>
              <w:rPr>
                <w:sz w:val="18"/>
                <w:szCs w:val="18"/>
              </w:rPr>
            </w:pPr>
            <w:r w:rsidDel="00000000" w:rsidR="00000000" w:rsidRPr="00000000">
              <w:rPr>
                <w:sz w:val="18"/>
                <w:szCs w:val="18"/>
                <w:rtl w:val="0"/>
              </w:rPr>
              <w:t xml:space="preserve">CleverTap (third-party mobile analytics SDK) — app events pipeline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A5">
            <w:pPr>
              <w:spacing w:after="40" w:before="40" w:lineRule="auto"/>
              <w:rPr>
                <w:sz w:val="18"/>
                <w:szCs w:val="18"/>
              </w:rPr>
            </w:pPr>
            <w:r w:rsidDel="00000000" w:rsidR="00000000" w:rsidRPr="00000000">
              <w:rPr>
                <w:sz w:val="18"/>
                <w:szCs w:val="18"/>
                <w:rtl w:val="0"/>
              </w:rPr>
              <w:t xml:space="preserve">Grain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A6">
            <w:pPr>
              <w:spacing w:after="40" w:before="40" w:lineRule="auto"/>
              <w:rPr>
                <w:sz w:val="18"/>
                <w:szCs w:val="18"/>
              </w:rPr>
            </w:pPr>
            <w:r w:rsidDel="00000000" w:rsidR="00000000" w:rsidRPr="00000000">
              <w:rPr>
                <w:sz w:val="18"/>
                <w:szCs w:val="18"/>
                <w:rtl w:val="0"/>
              </w:rPr>
              <w:t xml:space="preserve">1 row = 1 app event × 1 user</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A7">
            <w:pPr>
              <w:spacing w:after="40" w:before="40" w:lineRule="auto"/>
              <w:rPr>
                <w:sz w:val="18"/>
                <w:szCs w:val="18"/>
              </w:rPr>
            </w:pPr>
            <w:r w:rsidDel="00000000" w:rsidR="00000000" w:rsidRPr="00000000">
              <w:rPr>
                <w:sz w:val="18"/>
                <w:szCs w:val="18"/>
                <w:rtl w:val="0"/>
              </w:rPr>
              <w:t xml:space="preserve">Refresh Frequency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A8">
            <w:pPr>
              <w:spacing w:after="40" w:before="40" w:lineRule="auto"/>
              <w:rPr>
                <w:sz w:val="18"/>
                <w:szCs w:val="18"/>
              </w:rPr>
            </w:pPr>
            <w:r w:rsidDel="00000000" w:rsidR="00000000" w:rsidRPr="00000000">
              <w:rPr>
                <w:sz w:val="18"/>
                <w:szCs w:val="18"/>
                <w:rtl w:val="0"/>
              </w:rPr>
              <w:t xml:space="preserve">Daily batch (all 10k rows are from a single day: 2025-07-06)</w:t>
            </w:r>
          </w:p>
        </w:tc>
      </w:tr>
    </w:tbl>
    <w:p w:rsidR="00000000" w:rsidDel="00000000" w:rsidP="00000000" w:rsidRDefault="00000000" w:rsidRPr="00000000" w14:paraId="000004A9">
      <w:pPr>
        <w:spacing w:after="240" w:before="240" w:lineRule="auto"/>
        <w:rPr/>
      </w:pPr>
      <w:r w:rsidDel="00000000" w:rsidR="00000000" w:rsidRPr="00000000">
        <w:rPr>
          <w:rtl w:val="0"/>
        </w:rPr>
        <w:t xml:space="preserve"> </w:t>
      </w:r>
    </w:p>
    <w:p w:rsidR="00000000" w:rsidDel="00000000" w:rsidP="00000000" w:rsidRDefault="00000000" w:rsidRPr="00000000" w14:paraId="000004AA">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2. Column Definitions</w:t>
      </w:r>
    </w:p>
    <w:tbl>
      <w:tblPr>
        <w:tblStyle w:val="Table3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170"/>
        <w:gridCol w:w="2040"/>
        <w:gridCol w:w="2160"/>
        <w:gridCol w:w="2025"/>
        <w:tblGridChange w:id="0">
          <w:tblGrid>
            <w:gridCol w:w="1515"/>
            <w:gridCol w:w="1170"/>
            <w:gridCol w:w="2040"/>
            <w:gridCol w:w="2160"/>
            <w:gridCol w:w="202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A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Column Name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A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Data Type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AD">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AE">
            <w:pPr>
              <w:spacing w:after="40" w:before="40" w:lineRule="auto"/>
              <w:rPr>
                <w:b w:val="1"/>
                <w:bCs w:val="1"/>
                <w:color w:val="ffffff"/>
                <w:sz w:val="18"/>
                <w:szCs w:val="18"/>
              </w:rPr>
            </w:pPr>
            <w:r w:rsidDel="00000000" w:rsidR="00000000" w:rsidRPr="00000000">
              <w:rPr>
                <w:b w:val="1"/>
                <w:bCs w:val="1"/>
                <w:color w:val="ffffff"/>
                <w:sz w:val="18"/>
                <w:szCs w:val="18"/>
                <w:rtl w:val="0"/>
              </w:rPr>
              <w:t xml:space="preserve">Example Value</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AF">
            <w:pPr>
              <w:spacing w:after="40" w:before="40" w:lineRule="auto"/>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0">
            <w:pPr>
              <w:spacing w:after="40" w:before="40" w:lineRule="auto"/>
              <w:rPr>
                <w:sz w:val="18"/>
                <w:szCs w:val="18"/>
              </w:rPr>
            </w:pPr>
            <w:r w:rsidDel="00000000" w:rsidR="00000000" w:rsidRPr="00000000">
              <w:rPr>
                <w:sz w:val="18"/>
                <w:szCs w:val="18"/>
                <w:rtl w:val="0"/>
              </w:rPr>
              <w:t xml:space="preserve">USER_ID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1">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2">
            <w:pPr>
              <w:spacing w:after="40" w:before="40" w:lineRule="auto"/>
              <w:rPr>
                <w:sz w:val="18"/>
                <w:szCs w:val="18"/>
              </w:rPr>
            </w:pPr>
            <w:r w:rsidDel="00000000" w:rsidR="00000000" w:rsidRPr="00000000">
              <w:rPr>
                <w:sz w:val="18"/>
                <w:szCs w:val="18"/>
                <w:rtl w:val="0"/>
              </w:rPr>
              <w:t xml:space="preserve">Anonymized/hashed CleverTap user identifier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3">
            <w:pPr>
              <w:spacing w:after="40" w:before="40" w:lineRule="auto"/>
              <w:rPr>
                <w:sz w:val="18"/>
                <w:szCs w:val="18"/>
              </w:rPr>
            </w:pPr>
            <w:r w:rsidDel="00000000" w:rsidR="00000000" w:rsidRPr="00000000">
              <w:rPr>
                <w:sz w:val="18"/>
                <w:szCs w:val="18"/>
                <w:rtl w:val="0"/>
              </w:rPr>
              <w:t xml:space="preserve">__7dab63fe522f4397a...</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4">
            <w:pPr>
              <w:spacing w:after="40" w:before="40" w:lineRule="auto"/>
              <w:rPr>
                <w:sz w:val="18"/>
                <w:szCs w:val="18"/>
              </w:rPr>
            </w:pPr>
            <w:r w:rsidDel="00000000" w:rsidR="00000000" w:rsidRPr="00000000">
              <w:rPr>
                <w:sz w:val="18"/>
                <w:szCs w:val="18"/>
                <w:rtl w:val="0"/>
              </w:rPr>
              <w:t xml:space="preserve">Double underscore prefix = CleverTap anonymous user. Not a phone number or NASID.</w:t>
            </w:r>
          </w:p>
        </w:tc>
      </w:tr>
      <w:tr>
        <w:trPr>
          <w:cantSplit w:val="0"/>
          <w:trHeight w:val="7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B5">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B6">
            <w:pPr>
              <w:spacing w:after="40" w:before="40"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B7">
            <w:pPr>
              <w:spacing w:after="40" w:before="40" w:lineRule="auto"/>
              <w:rPr>
                <w:sz w:val="18"/>
                <w:szCs w:val="18"/>
              </w:rPr>
            </w:pPr>
            <w:r w:rsidDel="00000000" w:rsidR="00000000" w:rsidRPr="00000000">
              <w:rPr>
                <w:sz w:val="18"/>
                <w:szCs w:val="18"/>
                <w:rtl w:val="0"/>
              </w:rPr>
              <w:t xml:space="preserve">When the event occurred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B8">
            <w:pPr>
              <w:spacing w:after="40" w:before="40" w:lineRule="auto"/>
              <w:rPr>
                <w:sz w:val="18"/>
                <w:szCs w:val="18"/>
              </w:rPr>
            </w:pPr>
            <w:r w:rsidDel="00000000" w:rsidR="00000000" w:rsidRPr="00000000">
              <w:rPr>
                <w:sz w:val="18"/>
                <w:szCs w:val="18"/>
                <w:rtl w:val="0"/>
              </w:rPr>
              <w:t xml:space="preserve">2025-07-06 13:28:49.000</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B9">
            <w:pPr>
              <w:spacing w:after="40" w:before="40" w:lineRule="auto"/>
              <w:rPr>
                <w:sz w:val="18"/>
                <w:szCs w:val="18"/>
              </w:rPr>
            </w:pPr>
            <w:r w:rsidDel="00000000" w:rsidR="00000000" w:rsidRPr="00000000">
              <w:rPr>
                <w:sz w:val="18"/>
                <w:szCs w:val="18"/>
                <w:rtl w:val="0"/>
              </w:rPr>
              <w:t xml:space="preserve">In IST; single day (2025-07-06) in entire 10k sample</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A">
            <w:pPr>
              <w:spacing w:after="40" w:before="40" w:lineRule="auto"/>
              <w:rPr>
                <w:sz w:val="18"/>
                <w:szCs w:val="18"/>
              </w:rPr>
            </w:pPr>
            <w:r w:rsidDel="00000000" w:rsidR="00000000" w:rsidRPr="00000000">
              <w:rPr>
                <w:sz w:val="18"/>
                <w:szCs w:val="18"/>
                <w:rtl w:val="0"/>
              </w:rPr>
              <w:t xml:space="preserve">EVENT_NAME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B">
            <w:pPr>
              <w:spacing w:after="40" w:before="40" w:lineRule="auto"/>
              <w:rPr>
                <w:sz w:val="18"/>
                <w:szCs w:val="18"/>
              </w:rPr>
            </w:pPr>
            <w:r w:rsidDel="00000000" w:rsidR="00000000" w:rsidRPr="00000000">
              <w:rPr>
                <w:sz w:val="18"/>
                <w:szCs w:val="18"/>
                <w:rtl w:val="0"/>
              </w:rPr>
              <w:t xml:space="preserve">STRING</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C">
            <w:pPr>
              <w:spacing w:after="40" w:before="40" w:lineRule="auto"/>
              <w:rPr>
                <w:sz w:val="18"/>
                <w:szCs w:val="18"/>
              </w:rPr>
            </w:pPr>
            <w:r w:rsidDel="00000000" w:rsidR="00000000" w:rsidRPr="00000000">
              <w:rPr>
                <w:sz w:val="18"/>
                <w:szCs w:val="18"/>
                <w:rtl w:val="0"/>
              </w:rPr>
              <w:t xml:space="preserve">Name of the app event that was fired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D">
            <w:pPr>
              <w:spacing w:after="40" w:before="40" w:lineRule="auto"/>
              <w:rPr>
                <w:sz w:val="18"/>
                <w:szCs w:val="18"/>
              </w:rPr>
            </w:pPr>
            <w:r w:rsidDel="00000000" w:rsidR="00000000" w:rsidRPr="00000000">
              <w:rPr>
                <w:sz w:val="18"/>
                <w:szCs w:val="18"/>
                <w:rtl w:val="0"/>
              </w:rPr>
              <w:t xml:space="preserve">APP_KILLED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BE">
            <w:pPr>
              <w:spacing w:after="40" w:before="40" w:lineRule="auto"/>
              <w:rPr>
                <w:sz w:val="18"/>
                <w:szCs w:val="18"/>
              </w:rPr>
            </w:pPr>
            <w:r w:rsidDel="00000000" w:rsidR="00000000" w:rsidRPr="00000000">
              <w:rPr>
                <w:sz w:val="18"/>
                <w:szCs w:val="18"/>
                <w:rtl w:val="0"/>
              </w:rPr>
              <w:t xml:space="preserve">All 10k rows = APP_KILLED (app closed/backgrounded); table likely partitioned by event</w:t>
            </w:r>
          </w:p>
        </w:tc>
      </w:tr>
      <w:tr>
        <w:trPr>
          <w:cantSplit w:val="0"/>
          <w:trHeight w:val="9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BF">
            <w:pPr>
              <w:spacing w:after="40" w:before="40" w:lineRule="auto"/>
              <w:rPr>
                <w:sz w:val="18"/>
                <w:szCs w:val="18"/>
              </w:rPr>
            </w:pPr>
            <w:r w:rsidDel="00000000" w:rsidR="00000000" w:rsidRPr="00000000">
              <w:rPr>
                <w:sz w:val="18"/>
                <w:szCs w:val="18"/>
                <w:rtl w:val="0"/>
              </w:rPr>
              <w:t xml:space="preserve">PROPERTIES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C0">
            <w:pPr>
              <w:spacing w:after="40" w:before="40" w:lineRule="auto"/>
              <w:rPr>
                <w:sz w:val="18"/>
                <w:szCs w:val="18"/>
              </w:rPr>
            </w:pPr>
            <w:r w:rsidDel="00000000" w:rsidR="00000000" w:rsidRPr="00000000">
              <w:rPr>
                <w:sz w:val="18"/>
                <w:szCs w:val="18"/>
                <w:rtl w:val="0"/>
              </w:rPr>
              <w:t xml:space="preserve">VARIANT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C1">
            <w:pPr>
              <w:spacing w:after="40" w:before="40" w:lineRule="auto"/>
              <w:rPr>
                <w:sz w:val="18"/>
                <w:szCs w:val="18"/>
              </w:rPr>
            </w:pPr>
            <w:r w:rsidDel="00000000" w:rsidR="00000000" w:rsidRPr="00000000">
              <w:rPr>
                <w:sz w:val="18"/>
                <w:szCs w:val="18"/>
                <w:rtl w:val="0"/>
              </w:rPr>
              <w:t xml:space="preserve">Large JSON: event attributes + full user profile snapshot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C2">
            <w:pPr>
              <w:spacing w:after="40" w:before="40" w:lineRule="auto"/>
              <w:rPr>
                <w:sz w:val="18"/>
                <w:szCs w:val="18"/>
              </w:rPr>
            </w:pPr>
            <w:r w:rsidDel="00000000" w:rsidR="00000000" w:rsidRPr="00000000">
              <w:rPr>
                <w:sz w:val="18"/>
                <w:szCs w:val="18"/>
                <w:rtl w:val="0"/>
              </w:rPr>
              <w:t xml:space="preserve">(see JSON structure below)</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C3">
            <w:pPr>
              <w:spacing w:after="40" w:before="40" w:lineRule="auto"/>
              <w:rPr>
                <w:sz w:val="18"/>
                <w:szCs w:val="18"/>
              </w:rPr>
            </w:pPr>
            <w:r w:rsidDel="00000000" w:rsidR="00000000" w:rsidRPr="00000000">
              <w:rPr>
                <w:sz w:val="18"/>
                <w:szCs w:val="18"/>
                <w:rtl w:val="0"/>
              </w:rPr>
              <w:t xml:space="preserve">Average ~34KB per row — NEVER do SELECT * at scale; always extract specific paths</w:t>
            </w:r>
          </w:p>
        </w:tc>
      </w:tr>
    </w:tbl>
    <w:p w:rsidR="00000000" w:rsidDel="00000000" w:rsidP="00000000" w:rsidRDefault="00000000" w:rsidRPr="00000000" w14:paraId="000004C4">
      <w:pPr>
        <w:spacing w:after="240" w:before="240" w:lineRule="auto"/>
        <w:rPr/>
      </w:pPr>
      <w:r w:rsidDel="00000000" w:rsidR="00000000" w:rsidRPr="00000000">
        <w:rPr>
          <w:rtl w:val="0"/>
        </w:rPr>
        <w:t xml:space="preserve"> </w:t>
      </w:r>
    </w:p>
    <w:p w:rsidR="00000000" w:rsidDel="00000000" w:rsidP="00000000" w:rsidRDefault="00000000" w:rsidRPr="00000000" w14:paraId="000004C5">
      <w:pPr>
        <w:spacing w:after="60" w:before="180" w:lineRule="auto"/>
        <w:rPr>
          <w:b w:val="1"/>
          <w:bCs w:val="1"/>
          <w:color w:val="0070c0"/>
        </w:rPr>
      </w:pPr>
      <w:r w:rsidDel="00000000" w:rsidR="00000000" w:rsidRPr="00000000">
        <w:rPr>
          <w:b w:val="1"/>
          <w:bCs w:val="1"/>
          <w:color w:val="0070c0"/>
          <w:rtl w:val="0"/>
        </w:rPr>
        <w:t xml:space="preserve">PROPERTIES JSON Key Fields</w:t>
      </w:r>
    </w:p>
    <w:p w:rsidR="00000000" w:rsidDel="00000000" w:rsidP="00000000" w:rsidRDefault="00000000" w:rsidRPr="00000000" w14:paraId="000004C6">
      <w:pPr>
        <w:spacing w:after="40" w:before="40" w:lineRule="auto"/>
        <w:rPr>
          <w:color w:val="262626"/>
          <w:sz w:val="20"/>
          <w:szCs w:val="20"/>
        </w:rPr>
      </w:pPr>
      <w:r w:rsidDel="00000000" w:rsidR="00000000" w:rsidRPr="00000000">
        <w:rPr>
          <w:color w:val="262626"/>
          <w:sz w:val="20"/>
          <w:szCs w:val="20"/>
          <w:rtl w:val="0"/>
        </w:rPr>
        <w:t xml:space="preserve">event_props.* — event-level attributes:</w:t>
      </w:r>
    </w:p>
    <w:tbl>
      <w:tblPr>
        <w:tblStyle w:val="Table3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405"/>
        <w:gridCol w:w="2355"/>
        <w:tblGridChange w:id="0">
          <w:tblGrid>
            <w:gridCol w:w="3165"/>
            <w:gridCol w:w="3405"/>
            <w:gridCol w:w="235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C7">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JSON Path</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C8">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C9">
            <w:pPr>
              <w:spacing w:after="40" w:before="40" w:lineRule="auto"/>
              <w:rPr>
                <w:b w:val="1"/>
                <w:bCs w:val="1"/>
                <w:color w:val="ffffff"/>
                <w:sz w:val="18"/>
                <w:szCs w:val="18"/>
              </w:rPr>
            </w:pPr>
            <w:r w:rsidDel="00000000" w:rsidR="00000000" w:rsidRPr="00000000">
              <w:rPr>
                <w:b w:val="1"/>
                <w:bCs w:val="1"/>
                <w:color w:val="ffffff"/>
                <w:sz w:val="18"/>
                <w:szCs w:val="18"/>
                <w:rtl w:val="0"/>
              </w:rPr>
              <w:t xml:space="preserve">Example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CA">
            <w:pPr>
              <w:spacing w:after="40" w:before="40" w:lineRule="auto"/>
              <w:rPr>
                <w:sz w:val="18"/>
                <w:szCs w:val="18"/>
              </w:rPr>
            </w:pPr>
            <w:r w:rsidDel="00000000" w:rsidR="00000000" w:rsidRPr="00000000">
              <w:rPr>
                <w:sz w:val="18"/>
                <w:szCs w:val="18"/>
                <w:rtl w:val="0"/>
              </w:rPr>
              <w:t xml:space="preserve">event_props.CT App Version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CB">
            <w:pPr>
              <w:spacing w:after="40" w:before="40" w:lineRule="auto"/>
              <w:rPr>
                <w:sz w:val="18"/>
                <w:szCs w:val="18"/>
              </w:rPr>
            </w:pPr>
            <w:r w:rsidDel="00000000" w:rsidR="00000000" w:rsidRPr="00000000">
              <w:rPr>
                <w:sz w:val="18"/>
                <w:szCs w:val="18"/>
                <w:rtl w:val="0"/>
              </w:rPr>
              <w:t xml:space="preserve">App version at time of event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CC">
            <w:pPr>
              <w:spacing w:after="40" w:before="40" w:lineRule="auto"/>
              <w:rPr>
                <w:sz w:val="18"/>
                <w:szCs w:val="18"/>
              </w:rPr>
            </w:pPr>
            <w:r w:rsidDel="00000000" w:rsidR="00000000" w:rsidRPr="00000000">
              <w:rPr>
                <w:sz w:val="18"/>
                <w:szCs w:val="18"/>
                <w:rtl w:val="0"/>
              </w:rPr>
              <w:t xml:space="preserve">2025_06_18.2</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CD">
            <w:pPr>
              <w:spacing w:after="40" w:before="40" w:lineRule="auto"/>
              <w:rPr>
                <w:sz w:val="18"/>
                <w:szCs w:val="18"/>
              </w:rPr>
            </w:pPr>
            <w:r w:rsidDel="00000000" w:rsidR="00000000" w:rsidRPr="00000000">
              <w:rPr>
                <w:sz w:val="18"/>
                <w:szCs w:val="18"/>
                <w:rtl w:val="0"/>
              </w:rPr>
              <w:t xml:space="preserve">event_props.CT Session 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CE">
            <w:pPr>
              <w:spacing w:after="40" w:before="40" w:lineRule="auto"/>
              <w:rPr>
                <w:sz w:val="18"/>
                <w:szCs w:val="18"/>
              </w:rPr>
            </w:pPr>
            <w:r w:rsidDel="00000000" w:rsidR="00000000" w:rsidRPr="00000000">
              <w:rPr>
                <w:sz w:val="18"/>
                <w:szCs w:val="18"/>
                <w:rtl w:val="0"/>
              </w:rPr>
              <w:t xml:space="preserve">CleverTap session identifier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CF">
            <w:pPr>
              <w:spacing w:after="40" w:before="40" w:lineRule="auto"/>
              <w:rPr>
                <w:sz w:val="18"/>
                <w:szCs w:val="18"/>
              </w:rPr>
            </w:pPr>
            <w:r w:rsidDel="00000000" w:rsidR="00000000" w:rsidRPr="00000000">
              <w:rPr>
                <w:sz w:val="18"/>
                <w:szCs w:val="18"/>
                <w:rtl w:val="0"/>
              </w:rPr>
              <w:t xml:space="preserve">1751788729</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D0">
            <w:pPr>
              <w:spacing w:after="40" w:before="40" w:lineRule="auto"/>
              <w:rPr>
                <w:sz w:val="18"/>
                <w:szCs w:val="18"/>
              </w:rPr>
            </w:pPr>
            <w:r w:rsidDel="00000000" w:rsidR="00000000" w:rsidRPr="00000000">
              <w:rPr>
                <w:sz w:val="18"/>
                <w:szCs w:val="18"/>
                <w:rtl w:val="0"/>
              </w:rPr>
              <w:t xml:space="preserve">event_props.CT Source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D1">
            <w:pPr>
              <w:spacing w:after="40" w:before="40" w:lineRule="auto"/>
              <w:rPr>
                <w:sz w:val="18"/>
                <w:szCs w:val="18"/>
              </w:rPr>
            </w:pPr>
            <w:r w:rsidDel="00000000" w:rsidR="00000000" w:rsidRPr="00000000">
              <w:rPr>
                <w:sz w:val="18"/>
                <w:szCs w:val="18"/>
                <w:rtl w:val="0"/>
              </w:rPr>
              <w:t xml:space="preserve">Platform (Mobile/Web)</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D2">
            <w:pPr>
              <w:spacing w:after="40" w:before="40" w:lineRule="auto"/>
              <w:rPr>
                <w:sz w:val="18"/>
                <w:szCs w:val="18"/>
              </w:rPr>
            </w:pPr>
            <w:r w:rsidDel="00000000" w:rsidR="00000000" w:rsidRPr="00000000">
              <w:rPr>
                <w:sz w:val="18"/>
                <w:szCs w:val="18"/>
                <w:rtl w:val="0"/>
              </w:rPr>
              <w:t xml:space="preserve">Mobile</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D3">
            <w:pPr>
              <w:spacing w:after="40" w:before="40" w:lineRule="auto"/>
              <w:rPr>
                <w:sz w:val="18"/>
                <w:szCs w:val="18"/>
              </w:rPr>
            </w:pPr>
            <w:r w:rsidDel="00000000" w:rsidR="00000000" w:rsidRPr="00000000">
              <w:rPr>
                <w:sz w:val="18"/>
                <w:szCs w:val="18"/>
                <w:rtl w:val="0"/>
              </w:rPr>
              <w:t xml:space="preserve">event_props.actionTimestamp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D4">
            <w:pPr>
              <w:spacing w:after="40" w:before="40" w:lineRule="auto"/>
              <w:rPr>
                <w:sz w:val="18"/>
                <w:szCs w:val="18"/>
              </w:rPr>
            </w:pPr>
            <w:r w:rsidDel="00000000" w:rsidR="00000000" w:rsidRPr="00000000">
              <w:rPr>
                <w:sz w:val="18"/>
                <w:szCs w:val="18"/>
                <w:rtl w:val="0"/>
              </w:rPr>
              <w:t xml:space="preserve">Precise event timestamp</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D5">
            <w:pPr>
              <w:spacing w:after="40" w:before="40" w:lineRule="auto"/>
              <w:rPr>
                <w:sz w:val="18"/>
                <w:szCs w:val="18"/>
              </w:rPr>
            </w:pPr>
            <w:r w:rsidDel="00000000" w:rsidR="00000000" w:rsidRPr="00000000">
              <w:rPr>
                <w:sz w:val="18"/>
                <w:szCs w:val="18"/>
                <w:rtl w:val="0"/>
              </w:rPr>
              <w:t xml:space="preserve">2025-07-06T13:28:49.735</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D6">
            <w:pPr>
              <w:spacing w:after="40" w:before="40" w:lineRule="auto"/>
              <w:rPr>
                <w:sz w:val="18"/>
                <w:szCs w:val="18"/>
              </w:rPr>
            </w:pPr>
            <w:r w:rsidDel="00000000" w:rsidR="00000000" w:rsidRPr="00000000">
              <w:rPr>
                <w:sz w:val="18"/>
                <w:szCs w:val="18"/>
                <w:rtl w:val="0"/>
              </w:rPr>
              <w:t xml:space="preserve">event_props.data</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D7">
            <w:pPr>
              <w:spacing w:after="40" w:before="40" w:lineRule="auto"/>
              <w:rPr>
                <w:sz w:val="18"/>
                <w:szCs w:val="18"/>
              </w:rPr>
            </w:pPr>
            <w:r w:rsidDel="00000000" w:rsidR="00000000" w:rsidRPr="00000000">
              <w:rPr>
                <w:sz w:val="18"/>
                <w:szCs w:val="18"/>
                <w:rtl w:val="0"/>
              </w:rPr>
              <w:t xml:space="preserve">Contextual JSON: last_active, inactive_duration_minutes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D8">
            <w:pPr>
              <w:spacing w:after="40" w:before="40" w:lineRule="auto"/>
              <w:rPr>
                <w:sz w:val="18"/>
                <w:szCs w:val="18"/>
              </w:rPr>
            </w:pPr>
            <w:r w:rsidDel="00000000" w:rsidR="00000000" w:rsidRPr="00000000">
              <w:rPr>
                <w:sz w:val="18"/>
                <w:szCs w:val="18"/>
                <w:rtl w:val="0"/>
              </w:rPr>
              <w:t xml:space="preserve">last_active: 2025-07-05, inactive_duration: 1573</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D9">
            <w:pPr>
              <w:spacing w:after="40" w:before="40" w:lineRule="auto"/>
              <w:rPr>
                <w:sz w:val="18"/>
                <w:szCs w:val="18"/>
              </w:rPr>
            </w:pPr>
            <w:r w:rsidDel="00000000" w:rsidR="00000000" w:rsidRPr="00000000">
              <w:rPr>
                <w:sz w:val="18"/>
                <w:szCs w:val="18"/>
                <w:rtl w:val="0"/>
              </w:rPr>
              <w:t xml:space="preserve">event_props.key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DA">
            <w:pPr>
              <w:spacing w:after="40" w:before="40" w:lineRule="auto"/>
              <w:rPr>
                <w:sz w:val="18"/>
                <w:szCs w:val="18"/>
              </w:rPr>
            </w:pPr>
            <w:r w:rsidDel="00000000" w:rsidR="00000000" w:rsidRPr="00000000">
              <w:rPr>
                <w:sz w:val="18"/>
                <w:szCs w:val="18"/>
                <w:rtl w:val="0"/>
              </w:rPr>
              <w:t xml:space="preserve">Internal event key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DB">
            <w:pPr>
              <w:spacing w:after="40" w:before="40" w:lineRule="auto"/>
              <w:rPr>
                <w:sz w:val="18"/>
                <w:szCs w:val="18"/>
              </w:rPr>
            </w:pPr>
            <w:r w:rsidDel="00000000" w:rsidR="00000000" w:rsidRPr="00000000">
              <w:rPr>
                <w:sz w:val="18"/>
                <w:szCs w:val="18"/>
                <w:rtl w:val="0"/>
              </w:rPr>
              <w:t xml:space="preserve">app_killed</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DC">
            <w:pPr>
              <w:spacing w:after="40" w:before="40" w:lineRule="auto"/>
              <w:rPr>
                <w:sz w:val="18"/>
                <w:szCs w:val="18"/>
              </w:rPr>
            </w:pPr>
            <w:r w:rsidDel="00000000" w:rsidR="00000000" w:rsidRPr="00000000">
              <w:rPr>
                <w:sz w:val="18"/>
                <w:szCs w:val="18"/>
                <w:rtl w:val="0"/>
              </w:rPr>
              <w:t xml:space="preserve">event_props.page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DD">
            <w:pPr>
              <w:spacing w:after="40" w:before="40" w:lineRule="auto"/>
              <w:rPr>
                <w:sz w:val="18"/>
                <w:szCs w:val="18"/>
              </w:rPr>
            </w:pPr>
            <w:r w:rsidDel="00000000" w:rsidR="00000000" w:rsidRPr="00000000">
              <w:rPr>
                <w:sz w:val="18"/>
                <w:szCs w:val="18"/>
                <w:rtl w:val="0"/>
              </w:rPr>
              <w:t xml:space="preserve">App screen at time of event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DE">
            <w:pPr>
              <w:spacing w:after="40" w:before="40" w:lineRule="auto"/>
              <w:rPr>
                <w:sz w:val="18"/>
                <w:szCs w:val="18"/>
              </w:rPr>
            </w:pPr>
            <w:r w:rsidDel="00000000" w:rsidR="00000000" w:rsidRPr="00000000">
              <w:rPr>
                <w:sz w:val="18"/>
                <w:szCs w:val="18"/>
                <w:rtl w:val="0"/>
              </w:rPr>
              <w:t xml:space="preserve">APP</w:t>
            </w:r>
          </w:p>
        </w:tc>
      </w:tr>
    </w:tbl>
    <w:p w:rsidR="00000000" w:rsidDel="00000000" w:rsidP="00000000" w:rsidRDefault="00000000" w:rsidRPr="00000000" w14:paraId="000004DF">
      <w:pPr>
        <w:spacing w:after="240" w:before="240" w:lineRule="auto"/>
        <w:rPr/>
      </w:pPr>
      <w:r w:rsidDel="00000000" w:rsidR="00000000" w:rsidRPr="00000000">
        <w:rPr>
          <w:rtl w:val="0"/>
        </w:rPr>
        <w:t xml:space="preserve"> </w:t>
      </w:r>
    </w:p>
    <w:p w:rsidR="00000000" w:rsidDel="00000000" w:rsidP="00000000" w:rsidRDefault="00000000" w:rsidRPr="00000000" w14:paraId="000004E0">
      <w:pPr>
        <w:spacing w:after="40" w:before="40" w:lineRule="auto"/>
        <w:rPr>
          <w:color w:val="262626"/>
          <w:sz w:val="20"/>
          <w:szCs w:val="20"/>
        </w:rPr>
      </w:pPr>
      <w:r w:rsidDel="00000000" w:rsidR="00000000" w:rsidRPr="00000000">
        <w:rPr>
          <w:color w:val="262626"/>
          <w:sz w:val="20"/>
          <w:szCs w:val="20"/>
          <w:rtl w:val="0"/>
        </w:rPr>
        <w:t xml:space="preserve">profile.* — user profile snapshot at event time:</w:t>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075"/>
        <w:gridCol w:w="2475"/>
        <w:tblGridChange w:id="0">
          <w:tblGrid>
            <w:gridCol w:w="3360"/>
            <w:gridCol w:w="3075"/>
            <w:gridCol w:w="247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E1">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JSON Path</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E2">
            <w:pPr>
              <w:spacing w:after="40" w:before="40" w:lineRule="auto"/>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E3">
            <w:pPr>
              <w:spacing w:after="40" w:before="40" w:lineRule="auto"/>
              <w:rPr>
                <w:b w:val="1"/>
                <w:bCs w:val="1"/>
                <w:color w:val="ffffff"/>
                <w:sz w:val="18"/>
                <w:szCs w:val="18"/>
              </w:rPr>
            </w:pPr>
            <w:r w:rsidDel="00000000" w:rsidR="00000000" w:rsidRPr="00000000">
              <w:rPr>
                <w:b w:val="1"/>
                <w:bCs w:val="1"/>
                <w:color w:val="ffffff"/>
                <w:sz w:val="18"/>
                <w:szCs w:val="18"/>
                <w:rtl w:val="0"/>
              </w:rPr>
              <w:t xml:space="preserve">Example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E4">
            <w:pPr>
              <w:spacing w:after="40" w:before="40" w:lineRule="auto"/>
              <w:rPr>
                <w:sz w:val="18"/>
                <w:szCs w:val="18"/>
              </w:rPr>
            </w:pPr>
            <w:r w:rsidDel="00000000" w:rsidR="00000000" w:rsidRPr="00000000">
              <w:rPr>
                <w:sz w:val="18"/>
                <w:szCs w:val="18"/>
                <w:rtl w:val="0"/>
              </w:rPr>
              <w:t xml:space="preserve">profile.all_identities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E5">
            <w:pPr>
              <w:spacing w:after="40" w:before="40" w:lineRule="auto"/>
              <w:rPr>
                <w:sz w:val="18"/>
                <w:szCs w:val="18"/>
              </w:rPr>
            </w:pPr>
            <w:r w:rsidDel="00000000" w:rsidR="00000000" w:rsidRPr="00000000">
              <w:rPr>
                <w:sz w:val="18"/>
                <w:szCs w:val="18"/>
                <w:rtl w:val="0"/>
              </w:rPr>
              <w:t xml:space="preserve">All phone numbers for this user (bridge to subscriber records)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E6">
            <w:pPr>
              <w:spacing w:after="40" w:before="40" w:lineRule="auto"/>
              <w:rPr>
                <w:sz w:val="18"/>
                <w:szCs w:val="18"/>
              </w:rPr>
            </w:pPr>
            <w:r w:rsidDel="00000000" w:rsidR="00000000" w:rsidRPr="00000000">
              <w:rPr>
                <w:sz w:val="18"/>
                <w:szCs w:val="18"/>
                <w:rtl w:val="0"/>
              </w:rPr>
              <w:t xml:space="preserve">["8285120162", "+918285120162"]</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E7">
            <w:pPr>
              <w:spacing w:after="40" w:before="40" w:lineRule="auto"/>
              <w:rPr>
                <w:sz w:val="18"/>
                <w:szCs w:val="18"/>
              </w:rPr>
            </w:pPr>
            <w:r w:rsidDel="00000000" w:rsidR="00000000" w:rsidRPr="00000000">
              <w:rPr>
                <w:sz w:val="18"/>
                <w:szCs w:val="18"/>
                <w:rtl w:val="0"/>
              </w:rPr>
              <w:t xml:space="preserve">profile.app_version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E8">
            <w:pPr>
              <w:spacing w:after="40" w:before="40" w:lineRule="auto"/>
              <w:rPr>
                <w:sz w:val="18"/>
                <w:szCs w:val="18"/>
              </w:rPr>
            </w:pPr>
            <w:r w:rsidDel="00000000" w:rsidR="00000000" w:rsidRPr="00000000">
              <w:rPr>
                <w:sz w:val="18"/>
                <w:szCs w:val="18"/>
                <w:rtl w:val="0"/>
              </w:rPr>
              <w:t xml:space="preserve">Installed app version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E9">
            <w:pPr>
              <w:spacing w:after="40" w:before="40" w:lineRule="auto"/>
              <w:rPr>
                <w:sz w:val="18"/>
                <w:szCs w:val="18"/>
              </w:rPr>
            </w:pPr>
            <w:r w:rsidDel="00000000" w:rsidR="00000000" w:rsidRPr="00000000">
              <w:rPr>
                <w:sz w:val="18"/>
                <w:szCs w:val="18"/>
                <w:rtl w:val="0"/>
              </w:rPr>
              <w:t xml:space="preserve">2025_06_18.2</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EA">
            <w:pPr>
              <w:spacing w:after="40" w:before="40" w:lineRule="auto"/>
              <w:rPr>
                <w:sz w:val="18"/>
                <w:szCs w:val="18"/>
              </w:rPr>
            </w:pPr>
            <w:r w:rsidDel="00000000" w:rsidR="00000000" w:rsidRPr="00000000">
              <w:rPr>
                <w:sz w:val="18"/>
                <w:szCs w:val="18"/>
                <w:rtl w:val="0"/>
              </w:rPr>
              <w:t xml:space="preserve">profile.events.APP_KILLED.count</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EB">
            <w:pPr>
              <w:spacing w:after="40" w:before="40" w:lineRule="auto"/>
              <w:rPr>
                <w:sz w:val="18"/>
                <w:szCs w:val="18"/>
              </w:rPr>
            </w:pPr>
            <w:r w:rsidDel="00000000" w:rsidR="00000000" w:rsidRPr="00000000">
              <w:rPr>
                <w:sz w:val="18"/>
                <w:szCs w:val="18"/>
                <w:rtl w:val="0"/>
              </w:rPr>
              <w:t xml:space="preserve">Lifetime total times this event occurred for user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EC">
            <w:pPr>
              <w:spacing w:after="40" w:before="40" w:lineRule="auto"/>
              <w:rPr>
                <w:sz w:val="18"/>
                <w:szCs w:val="18"/>
              </w:rPr>
            </w:pPr>
            <w:r w:rsidDel="00000000" w:rsidR="00000000" w:rsidRPr="00000000">
              <w:rPr>
                <w:sz w:val="18"/>
                <w:szCs w:val="18"/>
                <w:rtl w:val="0"/>
              </w:rPr>
              <w:t xml:space="preserve">238</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ED">
            <w:pPr>
              <w:spacing w:after="40" w:before="40" w:lineRule="auto"/>
              <w:rPr>
                <w:sz w:val="18"/>
                <w:szCs w:val="18"/>
              </w:rPr>
            </w:pPr>
            <w:r w:rsidDel="00000000" w:rsidR="00000000" w:rsidRPr="00000000">
              <w:rPr>
                <w:sz w:val="18"/>
                <w:szCs w:val="18"/>
                <w:rtl w:val="0"/>
              </w:rPr>
              <w:t xml:space="preserve">profile.events.APP_OPENED.count</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EE">
            <w:pPr>
              <w:spacing w:after="40" w:before="40" w:lineRule="auto"/>
              <w:rPr>
                <w:sz w:val="18"/>
                <w:szCs w:val="18"/>
              </w:rPr>
            </w:pPr>
            <w:r w:rsidDel="00000000" w:rsidR="00000000" w:rsidRPr="00000000">
              <w:rPr>
                <w:sz w:val="18"/>
                <w:szCs w:val="18"/>
                <w:rtl w:val="0"/>
              </w:rPr>
              <w:t xml:space="preserve">Total app opens by this user</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EF">
            <w:pPr>
              <w:spacing w:after="40" w:before="40" w:lineRule="auto"/>
              <w:rPr>
                <w:sz w:val="18"/>
                <w:szCs w:val="18"/>
              </w:rPr>
            </w:pPr>
            <w:r w:rsidDel="00000000" w:rsidR="00000000" w:rsidRPr="00000000">
              <w:rPr>
                <w:sz w:val="18"/>
                <w:szCs w:val="18"/>
                <w:rtl w:val="0"/>
              </w:rPr>
              <w:t xml:space="preserve">40</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F0">
            <w:pPr>
              <w:spacing w:after="40" w:before="40" w:lineRule="auto"/>
              <w:rPr>
                <w:sz w:val="18"/>
                <w:szCs w:val="18"/>
              </w:rPr>
            </w:pPr>
            <w:r w:rsidDel="00000000" w:rsidR="00000000" w:rsidRPr="00000000">
              <w:rPr>
                <w:sz w:val="18"/>
                <w:szCs w:val="18"/>
                <w:rtl w:val="0"/>
              </w:rPr>
              <w:t xml:space="preserve">profile.events.*.first_seen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F1">
            <w:pPr>
              <w:spacing w:after="40" w:before="40" w:lineRule="auto"/>
              <w:rPr>
                <w:sz w:val="18"/>
                <w:szCs w:val="18"/>
              </w:rPr>
            </w:pPr>
            <w:r w:rsidDel="00000000" w:rsidR="00000000" w:rsidRPr="00000000">
              <w:rPr>
                <w:sz w:val="18"/>
                <w:szCs w:val="18"/>
                <w:rtl w:val="0"/>
              </w:rPr>
              <w:t xml:space="preserve">Unix epoch of first occurrence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F2">
            <w:pPr>
              <w:spacing w:after="40" w:before="40" w:lineRule="auto"/>
              <w:rPr>
                <w:sz w:val="18"/>
                <w:szCs w:val="18"/>
              </w:rPr>
            </w:pPr>
            <w:r w:rsidDel="00000000" w:rsidR="00000000" w:rsidRPr="00000000">
              <w:rPr>
                <w:sz w:val="18"/>
                <w:szCs w:val="18"/>
                <w:rtl w:val="0"/>
              </w:rPr>
              <w:t xml:space="preserve">1748318297</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F3">
            <w:pPr>
              <w:spacing w:after="40" w:before="40" w:lineRule="auto"/>
              <w:rPr>
                <w:sz w:val="18"/>
                <w:szCs w:val="18"/>
              </w:rPr>
            </w:pPr>
            <w:r w:rsidDel="00000000" w:rsidR="00000000" w:rsidRPr="00000000">
              <w:rPr>
                <w:sz w:val="18"/>
                <w:szCs w:val="18"/>
                <w:rtl w:val="0"/>
              </w:rPr>
              <w:t xml:space="preserve">profile.events.*.last_seen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F4">
            <w:pPr>
              <w:spacing w:after="40" w:before="40" w:lineRule="auto"/>
              <w:rPr>
                <w:sz w:val="18"/>
                <w:szCs w:val="18"/>
              </w:rPr>
            </w:pPr>
            <w:r w:rsidDel="00000000" w:rsidR="00000000" w:rsidRPr="00000000">
              <w:rPr>
                <w:sz w:val="18"/>
                <w:szCs w:val="18"/>
                <w:rtl w:val="0"/>
              </w:rPr>
              <w:t xml:space="preserve">Unix epoch of most recent occurrence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F5">
            <w:pPr>
              <w:spacing w:after="40" w:before="40" w:lineRule="auto"/>
              <w:rPr>
                <w:sz w:val="18"/>
                <w:szCs w:val="18"/>
              </w:rPr>
            </w:pPr>
            <w:r w:rsidDel="00000000" w:rsidR="00000000" w:rsidRPr="00000000">
              <w:rPr>
                <w:sz w:val="18"/>
                <w:szCs w:val="18"/>
                <w:rtl w:val="0"/>
              </w:rPr>
              <w:t xml:space="preserve">1751866915</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F6">
            <w:pPr>
              <w:spacing w:after="40" w:before="40" w:lineRule="auto"/>
              <w:rPr>
                <w:sz w:val="18"/>
                <w:szCs w:val="18"/>
              </w:rPr>
            </w:pPr>
            <w:r w:rsidDel="00000000" w:rsidR="00000000" w:rsidRPr="00000000">
              <w:rPr>
                <w:sz w:val="18"/>
                <w:szCs w:val="18"/>
                <w:rtl w:val="0"/>
              </w:rPr>
              <w:t xml:space="preserve">profile.df.0/1/2</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F7">
            <w:pPr>
              <w:spacing w:after="40" w:before="40" w:lineRule="auto"/>
              <w:rPr>
                <w:sz w:val="18"/>
                <w:szCs w:val="18"/>
              </w:rPr>
            </w:pPr>
            <w:r w:rsidDel="00000000" w:rsidR="00000000" w:rsidRPr="00000000">
              <w:rPr>
                <w:sz w:val="18"/>
                <w:szCs w:val="18"/>
                <w:rtl w:val="0"/>
              </w:rPr>
              <w:t xml:space="preserve">Data fingerprint fields (likely plan/device tracking flags)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F8">
            <w:pPr>
              <w:spacing w:after="40" w:before="40" w:lineRule="auto"/>
              <w:rPr>
                <w:sz w:val="18"/>
                <w:szCs w:val="18"/>
              </w:rPr>
            </w:pPr>
            <w:r w:rsidDel="00000000" w:rsidR="00000000" w:rsidRPr="00000000">
              <w:rPr>
                <w:sz w:val="18"/>
                <w:szCs w:val="18"/>
                <w:rtl w:val="0"/>
              </w:rPr>
              <w:t xml:space="preserve">68, 137, 320</w:t>
            </w:r>
          </w:p>
        </w:tc>
      </w:tr>
    </w:tbl>
    <w:p w:rsidR="00000000" w:rsidDel="00000000" w:rsidP="00000000" w:rsidRDefault="00000000" w:rsidRPr="00000000" w14:paraId="000004F9">
      <w:pPr>
        <w:spacing w:after="240" w:before="240" w:lineRule="auto"/>
        <w:rPr/>
      </w:pPr>
      <w:r w:rsidDel="00000000" w:rsidR="00000000" w:rsidRPr="00000000">
        <w:rPr>
          <w:rtl w:val="0"/>
        </w:rPr>
        <w:t xml:space="preserve"> </w:t>
      </w:r>
    </w:p>
    <w:p w:rsidR="00000000" w:rsidDel="00000000" w:rsidP="00000000" w:rsidRDefault="00000000" w:rsidRPr="00000000" w14:paraId="000004FA">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3. Key Metrics Derived From This Table</w:t>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5490"/>
        <w:tblGridChange w:id="0">
          <w:tblGrid>
            <w:gridCol w:w="3420"/>
            <w:gridCol w:w="549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F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Metric</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4F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Formula / Logic</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FD">
            <w:pPr>
              <w:spacing w:after="40" w:before="40" w:lineRule="auto"/>
              <w:rPr>
                <w:sz w:val="18"/>
                <w:szCs w:val="18"/>
              </w:rPr>
            </w:pPr>
            <w:r w:rsidDel="00000000" w:rsidR="00000000" w:rsidRPr="00000000">
              <w:rPr>
                <w:sz w:val="18"/>
                <w:szCs w:val="18"/>
                <w:rtl w:val="0"/>
              </w:rPr>
              <w:t xml:space="preserve">Daily Active Users (DAU)</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4FE">
            <w:pPr>
              <w:spacing w:after="40" w:before="40" w:lineRule="auto"/>
              <w:rPr>
                <w:sz w:val="18"/>
                <w:szCs w:val="18"/>
              </w:rPr>
            </w:pPr>
            <w:r w:rsidDel="00000000" w:rsidR="00000000" w:rsidRPr="00000000">
              <w:rPr>
                <w:sz w:val="18"/>
                <w:szCs w:val="18"/>
                <w:rtl w:val="0"/>
              </w:rPr>
              <w:t xml:space="preserve">COUNT(DISTINCT USER_ID) per day</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4FF">
            <w:pPr>
              <w:spacing w:after="40" w:before="40" w:lineRule="auto"/>
              <w:rPr>
                <w:sz w:val="18"/>
                <w:szCs w:val="18"/>
              </w:rPr>
            </w:pPr>
            <w:r w:rsidDel="00000000" w:rsidR="00000000" w:rsidRPr="00000000">
              <w:rPr>
                <w:sz w:val="18"/>
                <w:szCs w:val="18"/>
                <w:rtl w:val="0"/>
              </w:rPr>
              <w:t xml:space="preserve">App kill rate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00">
            <w:pPr>
              <w:spacing w:after="40" w:before="40" w:lineRule="auto"/>
              <w:rPr>
                <w:sz w:val="18"/>
                <w:szCs w:val="18"/>
              </w:rPr>
            </w:pPr>
            <w:r w:rsidDel="00000000" w:rsidR="00000000" w:rsidRPr="00000000">
              <w:rPr>
                <w:sz w:val="18"/>
                <w:szCs w:val="18"/>
                <w:rtl w:val="0"/>
              </w:rPr>
              <w:t xml:space="preserve">COUNT(APP_KILLED events) per day</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01">
            <w:pPr>
              <w:spacing w:after="40" w:before="40" w:lineRule="auto"/>
              <w:rPr>
                <w:sz w:val="18"/>
                <w:szCs w:val="18"/>
              </w:rPr>
            </w:pPr>
            <w:r w:rsidDel="00000000" w:rsidR="00000000" w:rsidRPr="00000000">
              <w:rPr>
                <w:sz w:val="18"/>
                <w:szCs w:val="18"/>
                <w:rtl w:val="0"/>
              </w:rPr>
              <w:t xml:space="preserve">Session inactivity</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02">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Parse event_props.data → inactive_duration_minutes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03">
            <w:pPr>
              <w:spacing w:after="40" w:before="40" w:lineRule="auto"/>
              <w:rPr>
                <w:sz w:val="18"/>
                <w:szCs w:val="18"/>
              </w:rPr>
            </w:pPr>
            <w:r w:rsidDel="00000000" w:rsidR="00000000" w:rsidRPr="00000000">
              <w:rPr>
                <w:sz w:val="18"/>
                <w:szCs w:val="18"/>
                <w:rtl w:val="0"/>
              </w:rPr>
              <w:t xml:space="preserve">App version distribution</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04">
            <w:pPr>
              <w:spacing w:after="40" w:before="40" w:lineRule="auto"/>
              <w:rPr>
                <w:sz w:val="18"/>
                <w:szCs w:val="18"/>
              </w:rPr>
            </w:pPr>
            <w:r w:rsidDel="00000000" w:rsidR="00000000" w:rsidRPr="00000000">
              <w:rPr>
                <w:sz w:val="18"/>
                <w:szCs w:val="18"/>
                <w:rtl w:val="0"/>
              </w:rPr>
              <w:t xml:space="preserve">GROUP BY event_props.CT App Version</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05">
            <w:pPr>
              <w:spacing w:after="40" w:before="40" w:lineRule="auto"/>
              <w:rPr>
                <w:sz w:val="18"/>
                <w:szCs w:val="18"/>
              </w:rPr>
            </w:pPr>
            <w:r w:rsidDel="00000000" w:rsidR="00000000" w:rsidRPr="00000000">
              <w:rPr>
                <w:sz w:val="18"/>
                <w:szCs w:val="18"/>
                <w:rtl w:val="0"/>
              </w:rPr>
              <w:t xml:space="preserve">Power users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06">
            <w:pPr>
              <w:spacing w:after="40" w:before="40" w:lineRule="auto"/>
              <w:rPr>
                <w:sz w:val="18"/>
                <w:szCs w:val="18"/>
              </w:rPr>
            </w:pPr>
            <w:r w:rsidDel="00000000" w:rsidR="00000000" w:rsidRPr="00000000">
              <w:rPr>
                <w:sz w:val="18"/>
                <w:szCs w:val="18"/>
                <w:rtl w:val="0"/>
              </w:rPr>
              <w:t xml:space="preserve">Users with high profile.events.APP_KILLED.count</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07">
            <w:pPr>
              <w:spacing w:after="40" w:before="40" w:lineRule="auto"/>
              <w:rPr>
                <w:sz w:val="18"/>
                <w:szCs w:val="18"/>
              </w:rPr>
            </w:pPr>
            <w:r w:rsidDel="00000000" w:rsidR="00000000" w:rsidRPr="00000000">
              <w:rPr>
                <w:sz w:val="18"/>
                <w:szCs w:val="18"/>
                <w:rtl w:val="0"/>
              </w:rPr>
              <w:t xml:space="preserve">Customer reachability</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08">
            <w:pPr>
              <w:spacing w:after="40" w:before="40" w:lineRule="auto"/>
              <w:rPr>
                <w:sz w:val="18"/>
                <w:szCs w:val="18"/>
              </w:rPr>
            </w:pPr>
            <w:r w:rsidDel="00000000" w:rsidR="00000000" w:rsidRPr="00000000">
              <w:rPr>
                <w:sz w:val="18"/>
                <w:szCs w:val="18"/>
                <w:rtl w:val="0"/>
              </w:rPr>
              <w:t xml:space="preserve">profile.all_identities — mobile numbers for outreach campaigns</w:t>
            </w:r>
          </w:p>
        </w:tc>
      </w:tr>
    </w:tbl>
    <w:p w:rsidR="00000000" w:rsidDel="00000000" w:rsidP="00000000" w:rsidRDefault="00000000" w:rsidRPr="00000000" w14:paraId="00000509">
      <w:pPr>
        <w:spacing w:after="240" w:before="240" w:lineRule="auto"/>
        <w:rPr/>
      </w:pPr>
      <w:r w:rsidDel="00000000" w:rsidR="00000000" w:rsidRPr="00000000">
        <w:rPr>
          <w:rtl w:val="0"/>
        </w:rPr>
        <w:t xml:space="preserve"> </w:t>
      </w:r>
    </w:p>
    <w:p w:rsidR="00000000" w:rsidDel="00000000" w:rsidP="00000000" w:rsidRDefault="00000000" w:rsidRPr="00000000" w14:paraId="0000050A">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4. Data Quality Checks</w:t>
      </w:r>
    </w:p>
    <w:tbl>
      <w:tblPr>
        <w:tblStyle w:val="Table3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75"/>
        <w:tblGridChange w:id="0">
          <w:tblGrid>
            <w:gridCol w:w="2835"/>
            <w:gridCol w:w="6075"/>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50B">
            <w:pPr>
              <w:spacing w:after="40" w:before="40" w:lineRule="auto"/>
              <w:rPr>
                <w:b w:val="1"/>
                <w:bCs w:val="1"/>
                <w:color w:val="ffffff"/>
                <w:sz w:val="18"/>
                <w:szCs w:val="18"/>
              </w:rPr>
            </w:pPr>
            <w:r w:rsidDel="00000000" w:rsidR="00000000" w:rsidRPr="00000000">
              <w:rPr>
                <w:b w:val="1"/>
                <w:bCs w:val="1"/>
                <w:color w:val="ffffff"/>
                <w:sz w:val="18"/>
                <w:szCs w:val="18"/>
                <w:rtl w:val="0"/>
              </w:rPr>
              <w:t xml:space="preserve">Check</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50C">
            <w:pPr>
              <w:spacing w:after="40" w:before="40" w:lineRule="auto"/>
              <w:rPr>
                <w:b w:val="1"/>
                <w:bCs w:val="1"/>
                <w:color w:val="ffffff"/>
                <w:sz w:val="18"/>
                <w:szCs w:val="18"/>
              </w:rPr>
            </w:pPr>
            <w:r w:rsidDel="00000000" w:rsidR="00000000" w:rsidRPr="00000000">
              <w:rPr>
                <w:b w:val="1"/>
                <w:bCs w:val="1"/>
                <w:color w:val="ffffff"/>
                <w:sz w:val="18"/>
                <w:szCs w:val="18"/>
                <w:rtl w:val="0"/>
              </w:rPr>
              <w:t xml:space="preserve">Observation / Action</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0D">
            <w:pPr>
              <w:spacing w:after="40" w:before="40" w:lineRule="auto"/>
              <w:rPr>
                <w:sz w:val="18"/>
                <w:szCs w:val="18"/>
              </w:rPr>
            </w:pPr>
            <w:r w:rsidDel="00000000" w:rsidR="00000000" w:rsidRPr="00000000">
              <w:rPr>
                <w:sz w:val="18"/>
                <w:szCs w:val="18"/>
                <w:rtl w:val="0"/>
              </w:rPr>
              <w:t xml:space="preserve">Single event type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0E">
            <w:pPr>
              <w:spacing w:after="40" w:before="40" w:lineRule="auto"/>
              <w:rPr>
                <w:sz w:val="18"/>
                <w:szCs w:val="18"/>
              </w:rPr>
            </w:pPr>
            <w:r w:rsidDel="00000000" w:rsidR="00000000" w:rsidRPr="00000000">
              <w:rPr>
                <w:sz w:val="18"/>
                <w:szCs w:val="18"/>
                <w:rtl w:val="0"/>
              </w:rPr>
              <w:t xml:space="preserve">All 10k rows = APP_KILLED — table likely has per-event partitions; other events in sibling tables</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0F">
            <w:pPr>
              <w:spacing w:after="40" w:before="40" w:lineRule="auto"/>
              <w:rPr>
                <w:sz w:val="18"/>
                <w:szCs w:val="18"/>
              </w:rPr>
            </w:pPr>
            <w:r w:rsidDel="00000000" w:rsidR="00000000" w:rsidRPr="00000000">
              <w:rPr>
                <w:sz w:val="18"/>
                <w:szCs w:val="18"/>
                <w:rtl w:val="0"/>
              </w:rPr>
              <w:t xml:space="preserve">Single day of data</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10">
            <w:pPr>
              <w:spacing w:after="40" w:before="40" w:lineRule="auto"/>
              <w:rPr>
                <w:sz w:val="18"/>
                <w:szCs w:val="18"/>
              </w:rPr>
            </w:pPr>
            <w:r w:rsidDel="00000000" w:rsidR="00000000" w:rsidRPr="00000000">
              <w:rPr>
                <w:sz w:val="18"/>
                <w:szCs w:val="18"/>
                <w:rtl w:val="0"/>
              </w:rPr>
              <w:t xml:space="preserve">All events from 2025-07-06 — confirm if this is a daily partition table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11">
            <w:pPr>
              <w:spacing w:after="40" w:before="40" w:lineRule="auto"/>
              <w:rPr>
                <w:sz w:val="18"/>
                <w:szCs w:val="18"/>
              </w:rPr>
            </w:pPr>
            <w:r w:rsidDel="00000000" w:rsidR="00000000" w:rsidRPr="00000000">
              <w:rPr>
                <w:sz w:val="18"/>
                <w:szCs w:val="18"/>
                <w:rtl w:val="0"/>
              </w:rPr>
              <w:t xml:space="preserve">USER_ID anonymization</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12">
            <w:pPr>
              <w:spacing w:after="40" w:before="40" w:lineRule="auto"/>
              <w:rPr>
                <w:sz w:val="18"/>
                <w:szCs w:val="18"/>
              </w:rPr>
            </w:pPr>
            <w:r w:rsidDel="00000000" w:rsidR="00000000" w:rsidRPr="00000000">
              <w:rPr>
                <w:sz w:val="18"/>
                <w:szCs w:val="18"/>
                <w:rtl w:val="0"/>
              </w:rPr>
              <w:t xml:space="preserve">Double underscore prefix; may not link to PARTNER_ID/NASID without identity mapping table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13">
            <w:pPr>
              <w:spacing w:after="40" w:before="40" w:lineRule="auto"/>
              <w:rPr>
                <w:sz w:val="18"/>
                <w:szCs w:val="18"/>
              </w:rPr>
            </w:pPr>
            <w:r w:rsidDel="00000000" w:rsidR="00000000" w:rsidRPr="00000000">
              <w:rPr>
                <w:sz w:val="18"/>
                <w:szCs w:val="18"/>
                <w:rtl w:val="0"/>
              </w:rPr>
              <w:t xml:space="preserve">PROPERTIES size ~34KB</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14">
            <w:pPr>
              <w:spacing w:after="40" w:before="40" w:lineRule="auto"/>
              <w:rPr>
                <w:sz w:val="18"/>
                <w:szCs w:val="18"/>
              </w:rPr>
            </w:pPr>
            <w:r w:rsidDel="00000000" w:rsidR="00000000" w:rsidRPr="00000000">
              <w:rPr>
                <w:sz w:val="18"/>
                <w:szCs w:val="18"/>
                <w:rtl w:val="0"/>
              </w:rPr>
              <w:t xml:space="preserve">VERY expensive for SELECT * — always use GET_PATH() or JSON_EXTRACT_PATH_TEXT()</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15">
            <w:pPr>
              <w:spacing w:after="40" w:before="40" w:lineRule="auto"/>
              <w:rPr>
                <w:sz w:val="18"/>
                <w:szCs w:val="18"/>
              </w:rPr>
            </w:pPr>
            <w:r w:rsidDel="00000000" w:rsidR="00000000" w:rsidRPr="00000000">
              <w:rPr>
                <w:sz w:val="18"/>
                <w:szCs w:val="18"/>
                <w:rtl w:val="0"/>
              </w:rPr>
              <w:t xml:space="preserve">Empty string nulls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16">
            <w:pPr>
              <w:spacing w:after="40" w:before="40" w:lineRule="auto"/>
              <w:rPr>
                <w:sz w:val="18"/>
                <w:szCs w:val="18"/>
              </w:rPr>
            </w:pPr>
            <w:r w:rsidDel="00000000" w:rsidR="00000000" w:rsidRPr="00000000">
              <w:rPr>
                <w:sz w:val="18"/>
                <w:szCs w:val="18"/>
                <w:rtl w:val="0"/>
              </w:rPr>
              <w:t xml:space="preserve">Some profile.events.*.count values are empty strings not NULL — use NULLIF(val,'')</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17">
            <w:pPr>
              <w:spacing w:after="40" w:before="40" w:lineRule="auto"/>
              <w:rPr>
                <w:sz w:val="18"/>
                <w:szCs w:val="18"/>
              </w:rPr>
            </w:pPr>
            <w:r w:rsidDel="00000000" w:rsidR="00000000" w:rsidRPr="00000000">
              <w:rPr>
                <w:sz w:val="18"/>
                <w:szCs w:val="18"/>
                <w:rtl w:val="0"/>
              </w:rPr>
              <w:t xml:space="preserve">Unix timestamps in profile</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18">
            <w:pPr>
              <w:spacing w:after="40" w:before="40" w:lineRule="auto"/>
              <w:rPr>
                <w:sz w:val="18"/>
                <w:szCs w:val="18"/>
              </w:rPr>
            </w:pPr>
            <w:r w:rsidDel="00000000" w:rsidR="00000000" w:rsidRPr="00000000">
              <w:rPr>
                <w:sz w:val="18"/>
                <w:szCs w:val="18"/>
                <w:rtl w:val="0"/>
              </w:rPr>
              <w:t xml:space="preserve">profile.events.*.first_seen are Unix epoch integers — convert with TO_TIMESTAMP()</w:t>
            </w:r>
          </w:p>
        </w:tc>
      </w:tr>
      <w:tr>
        <w:trPr>
          <w:cantSplit w:val="0"/>
          <w:trHeight w:val="31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19">
            <w:pPr>
              <w:spacing w:after="40" w:before="40" w:lineRule="auto"/>
              <w:rPr>
                <w:sz w:val="18"/>
                <w:szCs w:val="18"/>
              </w:rPr>
            </w:pPr>
            <w:r w:rsidDel="00000000" w:rsidR="00000000" w:rsidRPr="00000000">
              <w:rPr>
                <w:sz w:val="18"/>
                <w:szCs w:val="18"/>
                <w:rtl w:val="0"/>
              </w:rPr>
              <w:t xml:space="preserve">Duplicate events</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1A">
            <w:pPr>
              <w:spacing w:after="40" w:before="40" w:lineRule="auto"/>
              <w:rPr>
                <w:sz w:val="18"/>
                <w:szCs w:val="18"/>
              </w:rPr>
            </w:pPr>
            <w:r w:rsidDel="00000000" w:rsidR="00000000" w:rsidRPr="00000000">
              <w:rPr>
                <w:sz w:val="18"/>
                <w:szCs w:val="18"/>
                <w:rtl w:val="0"/>
              </w:rPr>
              <w:t xml:space="preserve">Check USER_ID + TIMESTAMP + EVENT_NAME for exact duplicates</w:t>
            </w:r>
          </w:p>
        </w:tc>
      </w:tr>
    </w:tbl>
    <w:p w:rsidR="00000000" w:rsidDel="00000000" w:rsidP="00000000" w:rsidRDefault="00000000" w:rsidRPr="00000000" w14:paraId="0000051B">
      <w:pPr>
        <w:spacing w:after="240" w:before="240" w:lineRule="auto"/>
        <w:rPr/>
      </w:pPr>
      <w:r w:rsidDel="00000000" w:rsidR="00000000" w:rsidRPr="00000000">
        <w:rPr>
          <w:rtl w:val="0"/>
        </w:rPr>
        <w:t xml:space="preserve"> </w:t>
      </w:r>
    </w:p>
    <w:p w:rsidR="00000000" w:rsidDel="00000000" w:rsidP="00000000" w:rsidRDefault="00000000" w:rsidRPr="00000000" w14:paraId="0000051C">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5. Common Joins / Relationships</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3330"/>
        <w:gridCol w:w="2220"/>
        <w:tblGridChange w:id="0">
          <w:tblGrid>
            <w:gridCol w:w="3345"/>
            <w:gridCol w:w="3330"/>
            <w:gridCol w:w="2220"/>
          </w:tblGrid>
        </w:tblGridChange>
      </w:tblGrid>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51D">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To</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51E">
            <w:pPr>
              <w:spacing w:after="40" w:before="40" w:lineRule="auto"/>
              <w:rPr>
                <w:b w:val="1"/>
                <w:bCs w:val="1"/>
                <w:color w:val="ffffff"/>
                <w:sz w:val="18"/>
                <w:szCs w:val="18"/>
              </w:rPr>
            </w:pPr>
            <w:r w:rsidDel="00000000" w:rsidR="00000000" w:rsidRPr="00000000">
              <w:rPr>
                <w:b w:val="1"/>
                <w:bCs w:val="1"/>
                <w:color w:val="ffffff"/>
                <w:sz w:val="18"/>
                <w:szCs w:val="18"/>
                <w:rtl w:val="0"/>
              </w:rPr>
              <w:t xml:space="preserve">Join Key</w:t>
            </w:r>
          </w:p>
        </w:tc>
        <w:tc>
          <w:tcPr>
            <w:tcBorders>
              <w:top w:color="ffffff" w:space="0" w:sz="4" w:val="single"/>
              <w:left w:color="000000" w:space="0" w:sz="0" w:val="nil"/>
              <w:bottom w:color="ffffff" w:space="0" w:sz="4" w:val="single"/>
              <w:right w:color="ffffff" w:space="0" w:sz="4" w:val="single"/>
            </w:tcBorders>
            <w:shd w:fill="1f497d" w:val="clear"/>
            <w:tcMar>
              <w:top w:w="0.0" w:type="dxa"/>
              <w:left w:w="100.0" w:type="dxa"/>
              <w:bottom w:w="0.0" w:type="dxa"/>
              <w:right w:w="100.0" w:type="dxa"/>
            </w:tcMar>
            <w:vAlign w:val="top"/>
          </w:tcPr>
          <w:p w:rsidR="00000000" w:rsidDel="00000000" w:rsidP="00000000" w:rsidRDefault="00000000" w:rsidRPr="00000000" w14:paraId="0000051F">
            <w:pPr>
              <w:spacing w:after="40" w:before="40" w:lineRule="auto"/>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20">
            <w:pPr>
              <w:spacing w:after="40" w:before="40" w:lineRule="auto"/>
              <w:rPr>
                <w:sz w:val="18"/>
                <w:szCs w:val="18"/>
              </w:rPr>
            </w:pPr>
            <w:r w:rsidDel="00000000" w:rsidR="00000000" w:rsidRPr="00000000">
              <w:rPr>
                <w:sz w:val="18"/>
                <w:szCs w:val="18"/>
                <w:rtl w:val="0"/>
              </w:rPr>
              <w:t xml:space="preserve">Subscriber/customer master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21">
            <w:pPr>
              <w:spacing w:after="40" w:before="40" w:lineRule="auto"/>
              <w:rPr>
                <w:sz w:val="18"/>
                <w:szCs w:val="18"/>
              </w:rPr>
            </w:pPr>
            <w:r w:rsidDel="00000000" w:rsidR="00000000" w:rsidRPr="00000000">
              <w:rPr>
                <w:sz w:val="18"/>
                <w:szCs w:val="18"/>
                <w:rtl w:val="0"/>
              </w:rPr>
              <w:t xml:space="preserve">profile.all_identities (phone number)</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22">
            <w:pPr>
              <w:spacing w:after="40" w:before="40" w:lineRule="auto"/>
              <w:rPr>
                <w:sz w:val="18"/>
                <w:szCs w:val="18"/>
              </w:rPr>
            </w:pPr>
            <w:r w:rsidDel="00000000" w:rsidR="00000000" w:rsidRPr="00000000">
              <w:rPr>
                <w:sz w:val="18"/>
                <w:szCs w:val="18"/>
                <w:rtl w:val="0"/>
              </w:rPr>
              <w:t xml:space="preserve">Map CleverTap user to NASID/PARTNER_ID</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23">
            <w:pPr>
              <w:spacing w:after="40" w:before="40" w:lineRule="auto"/>
              <w:rPr>
                <w:sz w:val="18"/>
                <w:szCs w:val="18"/>
              </w:rPr>
            </w:pPr>
            <w:r w:rsidDel="00000000" w:rsidR="00000000" w:rsidRPr="00000000">
              <w:rPr>
                <w:sz w:val="18"/>
                <w:szCs w:val="18"/>
                <w:rtl w:val="0"/>
              </w:rPr>
              <w:t xml:space="preserve">incidents</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24">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Phone → NASID → PARTNER_ID</w:t>
            </w:r>
          </w:p>
        </w:tc>
        <w:tc>
          <w:tcPr>
            <w:tcBorders>
              <w:top w:color="000000" w:space="0" w:sz="0" w:val="nil"/>
              <w:left w:color="000000" w:space="0" w:sz="0" w:val="nil"/>
              <w:bottom w:color="aaaaaa" w:space="0" w:sz="4" w:val="single"/>
              <w:right w:color="aaaaaa"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25">
            <w:pPr>
              <w:spacing w:after="40" w:before="40" w:lineRule="auto"/>
              <w:rPr>
                <w:sz w:val="18"/>
                <w:szCs w:val="18"/>
              </w:rPr>
            </w:pPr>
            <w:r w:rsidDel="00000000" w:rsidR="00000000" w:rsidRPr="00000000">
              <w:rPr>
                <w:sz w:val="18"/>
                <w:szCs w:val="18"/>
                <w:rtl w:val="0"/>
              </w:rPr>
              <w:t xml:space="preserve">Did app activity change during/after an outage?</w:t>
            </w:r>
          </w:p>
        </w:tc>
      </w:tr>
      <w:tr>
        <w:trPr>
          <w:cantSplit w:val="0"/>
          <w:trHeight w:val="525" w:hRule="atLeast"/>
          <w:tblHeader w:val="0"/>
        </w:trPr>
        <w:tc>
          <w:tcPr>
            <w:tcBorders>
              <w:top w:color="000000" w:space="0" w:sz="0" w:val="nil"/>
              <w:left w:color="aaaaaa" w:space="0" w:sz="4" w:val="single"/>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26">
            <w:pPr>
              <w:spacing w:after="40" w:before="40" w:lineRule="auto"/>
              <w:rPr>
                <w:sz w:val="18"/>
                <w:szCs w:val="18"/>
              </w:rPr>
            </w:pPr>
            <w:r w:rsidDel="00000000" w:rsidR="00000000" w:rsidRPr="00000000">
              <w:rPr>
                <w:sz w:val="18"/>
                <w:szCs w:val="18"/>
                <w:rtl w:val="0"/>
              </w:rPr>
              <w:t xml:space="preserve">DAILY_DATA_USAGE</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27">
            <w:pPr>
              <w:spacing w:after="40" w:before="40" w:lineRule="auto"/>
              <w:rPr>
                <w:sz w:val="18"/>
                <w:szCs w:val="18"/>
              </w:rPr>
            </w:pPr>
            <w:r w:rsidDel="00000000" w:rsidR="00000000" w:rsidRPr="00000000">
              <w:rPr>
                <w:rFonts w:ascii="Arial Unicode MS" w:cs="Arial Unicode MS" w:eastAsia="Arial Unicode MS" w:hAnsi="Arial Unicode MS"/>
                <w:sz w:val="18"/>
                <w:szCs w:val="18"/>
                <w:rtl w:val="0"/>
              </w:rPr>
              <w:t xml:space="preserve">Phone → NASID</w:t>
            </w:r>
          </w:p>
        </w:tc>
        <w:tc>
          <w:tcPr>
            <w:tcBorders>
              <w:top w:color="000000" w:space="0" w:sz="0" w:val="nil"/>
              <w:left w:color="000000" w:space="0" w:sz="0" w:val="nil"/>
              <w:bottom w:color="aaaaaa" w:space="0" w:sz="4" w:val="single"/>
              <w:right w:color="aaaaaa" w:space="0" w:sz="4" w:val="single"/>
            </w:tcBorders>
            <w:shd w:fill="d6e4f0" w:val="clear"/>
            <w:tcMar>
              <w:top w:w="0.0" w:type="dxa"/>
              <w:left w:w="100.0" w:type="dxa"/>
              <w:bottom w:w="0.0" w:type="dxa"/>
              <w:right w:w="100.0" w:type="dxa"/>
            </w:tcMar>
            <w:vAlign w:val="top"/>
          </w:tcPr>
          <w:p w:rsidR="00000000" w:rsidDel="00000000" w:rsidP="00000000" w:rsidRDefault="00000000" w:rsidRPr="00000000" w14:paraId="00000528">
            <w:pPr>
              <w:spacing w:after="40" w:before="40" w:lineRule="auto"/>
              <w:rPr>
                <w:sz w:val="18"/>
                <w:szCs w:val="18"/>
              </w:rPr>
            </w:pPr>
            <w:r w:rsidDel="00000000" w:rsidR="00000000" w:rsidRPr="00000000">
              <w:rPr>
                <w:sz w:val="18"/>
                <w:szCs w:val="18"/>
                <w:rtl w:val="0"/>
              </w:rPr>
              <w:t xml:space="preserve">Correlate app engagement with data consumption</w:t>
            </w:r>
          </w:p>
        </w:tc>
      </w:tr>
    </w:tbl>
    <w:p w:rsidR="00000000" w:rsidDel="00000000" w:rsidP="00000000" w:rsidRDefault="00000000" w:rsidRPr="00000000" w14:paraId="00000529">
      <w:pPr>
        <w:spacing w:after="240" w:before="240" w:lineRule="auto"/>
        <w:rPr/>
      </w:pPr>
      <w:r w:rsidDel="00000000" w:rsidR="00000000" w:rsidRPr="00000000">
        <w:rPr>
          <w:rtl w:val="0"/>
        </w:rPr>
        <w:t xml:space="preserve"> </w:t>
      </w:r>
    </w:p>
    <w:p w:rsidR="00000000" w:rsidDel="00000000" w:rsidP="00000000" w:rsidRDefault="00000000" w:rsidRPr="00000000" w14:paraId="0000052A">
      <w:pPr>
        <w:spacing w:after="40" w:before="40" w:lineRule="auto"/>
        <w:rPr>
          <w:i w:val="1"/>
          <w:iCs w:val="1"/>
          <w:color w:val="262626"/>
          <w:sz w:val="20"/>
          <w:szCs w:val="20"/>
        </w:rPr>
      </w:pPr>
      <w:r w:rsidDel="00000000" w:rsidR="00000000" w:rsidRPr="00000000">
        <w:rPr>
          <w:rFonts w:ascii="Arial Unicode MS" w:cs="Arial Unicode MS" w:eastAsia="Arial Unicode MS" w:hAnsi="Arial Unicode MS"/>
          <w:i w:val="1"/>
          <w:iCs w:val="1"/>
          <w:color w:val="262626"/>
          <w:sz w:val="20"/>
          <w:szCs w:val="20"/>
          <w:rtl w:val="0"/>
        </w:rPr>
        <w:t xml:space="preserve">Note: No direct foreign key from CLEVERTAP_CUSTOMER to other tables. The link is through phone numbers in profile.all_identities → subscriber lookup → NASID/PARTNER_ID.</w:t>
      </w:r>
    </w:p>
    <w:p w:rsidR="00000000" w:rsidDel="00000000" w:rsidP="00000000" w:rsidRDefault="00000000" w:rsidRPr="00000000" w14:paraId="0000052B">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6. Analytical Use Cases</w:t>
      </w:r>
    </w:p>
    <w:p w:rsidR="00000000" w:rsidDel="00000000" w:rsidP="00000000" w:rsidRDefault="00000000" w:rsidRPr="00000000" w14:paraId="0000052C">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App engagement tracking: How often are customers using the app (opens, kills, feature interactions)?</w:t>
      </w:r>
    </w:p>
    <w:p w:rsidR="00000000" w:rsidDel="00000000" w:rsidP="00000000" w:rsidRDefault="00000000" w:rsidRPr="00000000" w14:paraId="0000052D">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Churn signal detection: Users with increasing inactive_duration_minutes in APP_KILLED events</w:t>
      </w:r>
    </w:p>
    <w:p w:rsidR="00000000" w:rsidDel="00000000" w:rsidP="00000000" w:rsidRDefault="00000000" w:rsidRPr="00000000" w14:paraId="0000052E">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App version adoption: What % of active users are on the latest version?</w:t>
      </w:r>
    </w:p>
    <w:p w:rsidR="00000000" w:rsidDel="00000000" w:rsidP="00000000" w:rsidRDefault="00000000" w:rsidRPr="00000000" w14:paraId="0000052F">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Outage correlation: Did customers who experienced an outage open the app more frequently afterward?</w:t>
      </w:r>
    </w:p>
    <w:p w:rsidR="00000000" w:rsidDel="00000000" w:rsidP="00000000" w:rsidRDefault="00000000" w:rsidRPr="00000000" w14:paraId="00000530">
      <w:pPr>
        <w:spacing w:after="240" w:before="240" w:lineRule="auto"/>
        <w:ind w:left="720" w:hanging="360"/>
        <w:rPr>
          <w:color w:val="262626"/>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62626"/>
          <w:sz w:val="20"/>
          <w:szCs w:val="20"/>
          <w:rtl w:val="0"/>
        </w:rPr>
        <w:t xml:space="preserve">Customer reachability audit: Which users have valid phone numbers in profile.all_identities?</w:t>
      </w:r>
    </w:p>
    <w:p w:rsidR="00000000" w:rsidDel="00000000" w:rsidP="00000000" w:rsidRDefault="00000000" w:rsidRPr="00000000" w14:paraId="00000531">
      <w:pPr>
        <w:spacing w:after="80" w:before="240" w:lineRule="auto"/>
        <w:rPr>
          <w:b w:val="1"/>
          <w:bCs w:val="1"/>
          <w:color w:val="2e75b6"/>
          <w:sz w:val="28"/>
          <w:szCs w:val="28"/>
        </w:rPr>
      </w:pPr>
      <w:r w:rsidDel="00000000" w:rsidR="00000000" w:rsidRPr="00000000">
        <w:rPr>
          <w:b w:val="1"/>
          <w:bCs w:val="1"/>
          <w:color w:val="2e75b6"/>
          <w:sz w:val="28"/>
          <w:szCs w:val="28"/>
          <w:rtl w:val="0"/>
        </w:rPr>
        <w:t xml:space="preserve">7. Sample Queries</w:t>
      </w:r>
    </w:p>
    <w:p w:rsidR="00000000" w:rsidDel="00000000" w:rsidP="00000000" w:rsidRDefault="00000000" w:rsidRPr="00000000" w14:paraId="00000532">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1 — APP_KILLED events with key properties</w:t>
      </w:r>
    </w:p>
    <w:p w:rsidR="00000000" w:rsidDel="00000000" w:rsidP="00000000" w:rsidRDefault="00000000" w:rsidRPr="00000000" w14:paraId="00000533">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USER_ID, TIMESTAMP,</w:t>
        <w:br w:type="textWrapping"/>
        <w:t xml:space="preserve"> </w:t>
        <w:tab/>
        <w:t xml:space="preserve">GET_PATH(PARSE_JSON(PROPERTIES), 'event_props.CT App Version')::STRING AS app_version,</w:t>
        <w:br w:type="textWrapping"/>
        <w:t xml:space="preserve"> </w:t>
        <w:tab/>
        <w:t xml:space="preserve">GET_PATH(PARSE_JSON(PROPERTIES), 'event_props.CT Source')::STRING AS platform,</w:t>
        <w:br w:type="textWrapping"/>
        <w:t xml:space="preserve"> </w:t>
        <w:tab/>
        <w:t xml:space="preserve">GET_PATH(PARSE_JSON(PROPERTIES), 'event_props.data')::STRING AS event_data</w:t>
        <w:br w:type="textWrapping"/>
        <w:t xml:space="preserve"> FROM PROD_DB.PUBLIC.CLEVERTAP_CUSTOMER</w:t>
        <w:br w:type="textWrapping"/>
        <w:t xml:space="preserve"> WHERE EVENT_NAME = 'APP_KILLED'</w:t>
        <w:br w:type="textWrapping"/>
        <w:t xml:space="preserve"> ORDER BY TIMESTAMP DESC LIMIT 100;</w:t>
      </w:r>
    </w:p>
    <w:p w:rsidR="00000000" w:rsidDel="00000000" w:rsidP="00000000" w:rsidRDefault="00000000" w:rsidRPr="00000000" w14:paraId="00000534">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2 — App version distribution</w:t>
      </w:r>
    </w:p>
    <w:p w:rsidR="00000000" w:rsidDel="00000000" w:rsidP="00000000" w:rsidRDefault="00000000" w:rsidRPr="00000000" w14:paraId="00000535">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w:t>
        <w:br w:type="textWrapping"/>
        <w:t xml:space="preserve"> </w:t>
        <w:tab/>
        <w:t xml:space="preserve">GET_PATH(PARSE_JSON(PROPERTIES), 'event_props.CT App Version')::STRING AS app_version,</w:t>
        <w:br w:type="textWrapping"/>
        <w:t xml:space="preserve"> </w:t>
        <w:tab/>
        <w:t xml:space="preserve">COUNT(DISTINCT USER_ID) AS user_count,</w:t>
        <w:br w:type="textWrapping"/>
        <w:t xml:space="preserve"> </w:t>
        <w:tab/>
        <w:t xml:space="preserve">ROUND(COUNT(DISTINCT USER_ID)*100.0/SUM(COUNT(DISTINCT USER_ID)) OVER(), 1) AS pct</w:t>
        <w:br w:type="textWrapping"/>
        <w:t xml:space="preserve"> FROM PROD_DB.PUBLIC.CLEVERTAP_CUSTOMER</w:t>
        <w:br w:type="textWrapping"/>
        <w:t xml:space="preserve"> WHERE EVENT_NAME = 'APP_KILLED'</w:t>
        <w:br w:type="textWrapping"/>
        <w:t xml:space="preserve"> GROUP BY app_version ORDER BY user_count DESC;</w:t>
      </w:r>
    </w:p>
    <w:p w:rsidR="00000000" w:rsidDel="00000000" w:rsidP="00000000" w:rsidRDefault="00000000" w:rsidRPr="00000000" w14:paraId="00000536">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3 — Long inactive users (churn signals)</w:t>
      </w:r>
    </w:p>
    <w:p w:rsidR="00000000" w:rsidDel="00000000" w:rsidP="00000000" w:rsidRDefault="00000000" w:rsidRPr="00000000" w14:paraId="00000537">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USER_ID, TIMESTAMP,</w:t>
        <w:br w:type="textWrapping"/>
        <w:t xml:space="preserve"> </w:t>
        <w:tab/>
        <w:t xml:space="preserve">TRY_PARSE_JSON(</w:t>
        <w:br w:type="textWrapping"/>
        <w:t xml:space="preserve">   </w:t>
        <w:tab/>
        <w:t xml:space="preserve">GET_PATH(PARSE_JSON(PROPERTIES), 'event_props.data')::STRING</w:t>
        <w:br w:type="textWrapping"/>
        <w:t xml:space="preserve"> </w:t>
        <w:tab/>
        <w:t xml:space="preserve">):inactive_duration_minutes::INTEGER AS inactive_mins</w:t>
        <w:br w:type="textWrapping"/>
        <w:t xml:space="preserve"> FROM PROD_DB.PUBLIC.CLEVERTAP_CUSTOMER</w:t>
        <w:br w:type="textWrapping"/>
        <w:t xml:space="preserve"> WHERE EVENT_NAME = 'APP_KILLED'</w:t>
        <w:br w:type="textWrapping"/>
        <w:t xml:space="preserve">   AND inactive_mins &gt; 1440   -- inactive &gt; 24 hours</w:t>
        <w:br w:type="textWrapping"/>
        <w:t xml:space="preserve"> ORDER BY inactive_mins DESC;</w:t>
      </w:r>
    </w:p>
    <w:p w:rsidR="00000000" w:rsidDel="00000000" w:rsidP="00000000" w:rsidRDefault="00000000" w:rsidRPr="00000000" w14:paraId="00000538">
      <w:pPr>
        <w:spacing w:after="40" w:before="40" w:lineRule="auto"/>
        <w:rPr>
          <w:i w:val="1"/>
          <w:iCs w:val="1"/>
          <w:color w:val="262626"/>
          <w:sz w:val="20"/>
          <w:szCs w:val="20"/>
        </w:rPr>
      </w:pPr>
      <w:r w:rsidDel="00000000" w:rsidR="00000000" w:rsidRPr="00000000">
        <w:rPr>
          <w:i w:val="1"/>
          <w:iCs w:val="1"/>
          <w:color w:val="262626"/>
          <w:sz w:val="20"/>
          <w:szCs w:val="20"/>
          <w:rtl w:val="0"/>
        </w:rPr>
        <w:t xml:space="preserve">Query 4 — Extract phone numbers for subscriber mapping</w:t>
      </w:r>
    </w:p>
    <w:p w:rsidR="00000000" w:rsidDel="00000000" w:rsidP="00000000" w:rsidRDefault="00000000" w:rsidRPr="00000000" w14:paraId="00000539">
      <w:pPr>
        <w:shd w:fill="ebf3fb" w:val="clear"/>
        <w:spacing w:after="40" w:before="40" w:lineRule="auto"/>
        <w:ind w:left="360" w:firstLine="0"/>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SELECT USER_ID, TIMESTAMP, EVENT_NAME,</w:t>
        <w:br w:type="textWrapping"/>
        <w:t xml:space="preserve"> </w:t>
        <w:tab/>
        <w:t xml:space="preserve">GET_PATH(PARSE_JSON(PROPERTIES), 'profile.all_identities[0]')::STRING AS phone_number</w:t>
        <w:br w:type="textWrapping"/>
        <w:t xml:space="preserve"> FROM PROD_DB.PUBLIC.CLEVERTAP_CUSTOMER</w:t>
        <w:br w:type="textWrapping"/>
        <w:t xml:space="preserve"> WHERE EVENT_NAME = 'APP_KILLED'</w:t>
        <w:br w:type="textWrapping"/>
        <w:t xml:space="preserve">   AND GET_PATH(PARSE_JSON(PROPERTIES), 'profile.all_identities[0]')::STRING IS NOT NULL;</w:t>
      </w:r>
    </w:p>
    <w:p w:rsidR="00000000" w:rsidDel="00000000" w:rsidP="00000000" w:rsidRDefault="00000000" w:rsidRPr="00000000" w14:paraId="0000053A">
      <w:pPr>
        <w:spacing w:after="240" w:before="240" w:lineRule="auto"/>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